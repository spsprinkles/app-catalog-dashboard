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EE017" w14:textId="77777777" w:rsidR="00C24E60" w:rsidRDefault="00C24E60" w:rsidP="00C24E60">
      <w:pPr>
        <w:spacing w:before="5160"/>
      </w:pPr>
      <w:r>
        <w:rPr>
          <w:rFonts w:ascii="Times New Roman" w:eastAsiaTheme="minorHAnsi" w:hAnsi="Times New Roman" w:cs="Times New Roman"/>
          <w:noProof/>
          <w:sz w:val="24"/>
          <w:szCs w:val="24"/>
        </w:rPr>
        <mc:AlternateContent>
          <mc:Choice Requires="wpg">
            <w:drawing>
              <wp:anchor distT="0" distB="0" distL="114300" distR="114300" simplePos="0" relativeHeight="251658240" behindDoc="0" locked="0" layoutInCell="1" allowOverlap="1" wp14:anchorId="5DF52C01" wp14:editId="21A6050C">
                <wp:simplePos x="0" y="0"/>
                <wp:positionH relativeFrom="page">
                  <wp:posOffset>-123825</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524E04D5" w14:textId="2A88E8B2" w:rsidR="00C249AF" w:rsidRDefault="0010390C" w:rsidP="00C24E60">
                                  <w:pPr>
                                    <w:pStyle w:val="CoverTitle"/>
                                  </w:pPr>
                                  <w:r>
                                    <w:t xml:space="preserve">SharePoint Framework (SPFx) Policies &amp; </w:t>
                                  </w:r>
                                  <w:r w:rsidR="00140AFD">
                                    <w:t>Procedures</w:t>
                                  </w:r>
                                </w:p>
                              </w:sdtContent>
                            </w:sdt>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5DF52C01" id="Group 22" o:spid="_x0000_s1026" style="position:absolute;margin-left:-9.75pt;margin-top:-1in;width:712.5pt;height:306.65pt;z-index:251658240;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524E04D5" w14:textId="2A88E8B2" w:rsidR="00C249AF" w:rsidRDefault="0010390C" w:rsidP="00C24E60">
                            <w:pPr>
                              <w:pStyle w:val="CoverTitle"/>
                            </w:pPr>
                            <w:r>
                              <w:t xml:space="preserve">SharePoint Framework (SPFx) Policies &amp; </w:t>
                            </w:r>
                            <w:r w:rsidR="00140AFD">
                              <w:t>Procedures</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">
                  <v:imagedata r:id="rId14" o:title="MSFT_logo_rgb_C-Wht_D"/>
                </v:shape>
                <w10:wrap anchorx="page"/>
              </v:group>
            </w:pict>
          </mc:Fallback>
        </mc:AlternateContent>
      </w:r>
    </w:p>
    <w:p w14:paraId="3C87BCFB" w14:textId="4B0E1156" w:rsidR="00C24E60" w:rsidRDefault="00824BAA" w:rsidP="001D66E5">
      <w:pPr>
        <w:pStyle w:val="CoverSubject"/>
        <w:tabs>
          <w:tab w:val="left" w:pos="3465"/>
          <w:tab w:val="center" w:pos="4320"/>
        </w:tabs>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DB0994">
            <w:t xml:space="preserve">App </w:t>
          </w:r>
          <w:r w:rsidR="00A96490">
            <w:t xml:space="preserve">Deployment </w:t>
          </w:r>
          <w:r w:rsidR="00F33685">
            <w:t xml:space="preserve">&amp; </w:t>
          </w:r>
          <w:r w:rsidR="001F02D4">
            <w:t xml:space="preserve">Management Policies </w:t>
          </w:r>
          <w:r w:rsidR="007B53BF">
            <w:t>&amp; Procedures</w:t>
          </w:r>
        </w:sdtContent>
      </w:sdt>
    </w:p>
    <w:p w14:paraId="3E69AEF1" w14:textId="77777777" w:rsidR="00C24E60" w:rsidRDefault="00C24E60" w:rsidP="00C24E60">
      <w:pPr>
        <w:rPr>
          <w:rStyle w:val="Emphasis"/>
          <w:rFonts w:eastAsiaTheme="minorHAnsi"/>
          <w:i w:val="0"/>
          <w:iCs w:val="0"/>
          <w:noProof/>
          <w:szCs w:val="20"/>
          <w:lang w:eastAsia="en-AU"/>
        </w:rPr>
      </w:pPr>
      <w:r>
        <w:rPr>
          <w:rStyle w:val="Emphasis"/>
        </w:rPr>
        <w:t>Prepared for</w:t>
      </w:r>
    </w:p>
    <w:p w14:paraId="199D3FE4" w14:textId="514B9276" w:rsidR="00D725E9" w:rsidRDefault="00824BAA" w:rsidP="00C24E60">
      <w:sdt>
        <w:sdtPr>
          <w:rPr>
            <w:lang w:eastAsia="en-AU"/>
          </w:rPr>
          <w:id w:val="-1727218567"/>
          <w:placeholder>
            <w:docPart w:val="8B54EAFE9D4248879BD37D941E99821F"/>
          </w:placeholder>
          <w15:dataBinding w:prefixMappings="" w:xpath="/root[1]/customer[1]" w:storeItemID="{A7D598A9-AC5B-49BC-AE59-C7616FDA4C36}" w16sdtdh:storeItemChecksum="kKEL9Q=="/>
        </w:sdtPr>
        <w:sdtEndPr/>
        <w:sdtContent>
          <w:r w:rsidR="00EF16FD">
            <w:rPr>
              <w:lang w:eastAsia="en-AU"/>
            </w:rPr>
            <w:t xml:space="preserve">CUSTOMER NAME </w:t>
          </w:r>
          <w:r w:rsidR="006C7004">
            <w:rPr>
              <w:lang w:eastAsia="en-AU"/>
            </w:rPr>
            <w:t xml:space="preserve"> </w:t>
          </w:r>
        </w:sdtContent>
      </w:sdt>
      <w:r w:rsidR="00D725E9">
        <w:fldChar w:fldCharType="begin"/>
      </w:r>
      <w:r w:rsidR="00D725E9">
        <w:instrText xml:space="preserve"> DATE \@ "M/d/yyyy" </w:instrText>
      </w:r>
      <w:r w:rsidR="00D725E9">
        <w:fldChar w:fldCharType="separate"/>
      </w:r>
      <w:ins w:id="0" w:author="Dade Register" w:date="2022-02-24T10:51:00Z">
        <w:r w:rsidR="00EF16FD">
          <w:rPr>
            <w:noProof/>
          </w:rPr>
          <w:t>2/24/2022</w:t>
        </w:r>
      </w:ins>
      <w:del w:id="1" w:author="Dade Register" w:date="2022-02-24T10:51:00Z">
        <w:r w:rsidR="006C7004" w:rsidDel="00EF16FD">
          <w:rPr>
            <w:noProof/>
          </w:rPr>
          <w:delText>2/18/2022</w:delText>
        </w:r>
      </w:del>
      <w:r w:rsidR="00D725E9">
        <w:fldChar w:fldCharType="end"/>
      </w:r>
    </w:p>
    <w:p w14:paraId="40A8C473" w14:textId="247F6875" w:rsidR="00C24E60" w:rsidRDefault="00C24E60" w:rsidP="00C24E60">
      <w:r>
        <w:t xml:space="preserve">Version </w:t>
      </w:r>
      <w:r w:rsidR="008F3D86">
        <w:t>0</w:t>
      </w:r>
      <w:sdt>
        <w:sdtPr>
          <w:alias w:val="Version"/>
          <w:tag w:val="Version"/>
          <w:id w:val="249159951"/>
          <w:placeholder>
            <w:docPart w:val="8B54EAFE9D4248879BD37D941E99821F"/>
          </w:placeholder>
          <w15:dataBinding w:prefixMappings="" w:xpath="/root[1]/version[1]" w:storeItemID="{A7D598A9-AC5B-49BC-AE59-C7616FDA4C36}" w16sdtdh:storeItemChecksum="kKEL9Q=="/>
        </w:sdtPr>
        <w:sdtEndPr/>
        <w:sdtContent>
          <w:r w:rsidR="006C7004">
            <w:t>.</w:t>
          </w:r>
          <w:r w:rsidR="00F43A17">
            <w:t>5</w:t>
          </w:r>
        </w:sdtContent>
      </w:sdt>
      <w:r w:rsidR="00FA30BF">
        <w:t xml:space="preserve"> </w:t>
      </w:r>
      <w:sdt>
        <w:sdtPr>
          <w:alias w:val="Status"/>
          <w:tag w:val="Status"/>
          <w:id w:val="1367872506"/>
          <w:placeholder>
            <w:docPart w:val="DefaultPlaceholder_1081868575"/>
          </w:placeholder>
          <w:dataBinding w:prefixMappings="" w:xpath="/root[1]/status[1]" w:storeItemID="{A7D598A9-AC5B-49BC-AE59-C7616FDA4C36}"/>
          <w:dropDownList w:lastValue="Draft">
            <w:listItem w:displayText="Draft" w:value="Draft"/>
            <w:listItem w:displayText="Final" w:value="Final"/>
          </w:dropDownList>
        </w:sdtPr>
        <w:sdtEndPr/>
        <w:sdtContent>
          <w:r w:rsidR="002A4923">
            <w:t>Draft</w:t>
          </w:r>
        </w:sdtContent>
      </w:sdt>
    </w:p>
    <w:p w14:paraId="25855994" w14:textId="77777777" w:rsidR="00C24E60" w:rsidRDefault="00C24E60" w:rsidP="00C24E60"/>
    <w:p w14:paraId="07CA4887" w14:textId="77777777" w:rsidR="00C24E60" w:rsidRDefault="00C24E60" w:rsidP="00C24E60">
      <w:pPr>
        <w:rPr>
          <w:rStyle w:val="Emphasis"/>
        </w:rPr>
      </w:pPr>
      <w:r>
        <w:rPr>
          <w:rStyle w:val="Emphasis"/>
        </w:rPr>
        <w:t>Prepared by</w:t>
      </w:r>
    </w:p>
    <w:p w14:paraId="764D1AA3" w14:textId="6E16B772" w:rsidR="00C24E60" w:rsidRDefault="00824BAA" w:rsidP="00D87D77">
      <w:pPr>
        <w:tabs>
          <w:tab w:val="left" w:pos="5340"/>
        </w:tabs>
        <w:rPr>
          <w:rStyle w:val="Strong"/>
        </w:rPr>
      </w:pPr>
      <w:sdt>
        <w:sdtPr>
          <w:rPr>
            <w:rStyle w:val="Strong"/>
          </w:rPr>
          <w:alias w:val="Author"/>
          <w:tag w:val=""/>
          <w:id w:val="80649995"/>
          <w:placeholder>
            <w:docPart w:val="3194B1A007F04346BCDC3DF766A053BE"/>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del w:id="2" w:author="Dade Register" w:date="2022-02-24T10:52:00Z">
            <w:r w:rsidR="00287DC2" w:rsidDel="00EF16FD">
              <w:rPr>
                <w:rStyle w:val="Strong"/>
              </w:rPr>
              <w:delText>Steve Hose</w:delText>
            </w:r>
            <w:r w:rsidR="00BC7F38" w:rsidDel="00EF16FD">
              <w:rPr>
                <w:rStyle w:val="Strong"/>
              </w:rPr>
              <w:delText>, Gunjan Datta</w:delText>
            </w:r>
          </w:del>
          <w:ins w:id="3" w:author="Dade Register" w:date="2022-02-24T10:52:00Z">
            <w:r w:rsidR="00EF16FD">
              <w:rPr>
                <w:rStyle w:val="Strong"/>
              </w:rPr>
              <w:t>Steve Hose, Gunjan Datta, Dade Register</w:t>
            </w:r>
          </w:ins>
        </w:sdtContent>
      </w:sdt>
    </w:p>
    <w:sdt>
      <w:sdtPr>
        <w:alias w:val="Author Position"/>
        <w:tag w:val="Author Position"/>
        <w:id w:val="1063681955"/>
        <w:placeholder>
          <w:docPart w:val="C51FE2DFDE6B43EF8FBFACE9CA69A985"/>
        </w:placeholder>
        <w15:dataBinding w:xpath="/root[1]/authorposition[1]" w:storeItemID="{00000000-0000-0000-0000-000000000000}"/>
      </w:sdtPr>
      <w:sdtEndPr/>
      <w:sdtContent>
        <w:p w14:paraId="0703D6E1" w14:textId="799AA1F9" w:rsidR="00C24E60" w:rsidRDefault="00287DC2" w:rsidP="00C24E60">
          <w:r>
            <w:t>Senior Consultant</w:t>
          </w:r>
        </w:p>
      </w:sdtContent>
    </w:sdt>
    <w:p w14:paraId="39572C5D" w14:textId="77777777" w:rsidR="00C24E60" w:rsidRDefault="00C24E60" w:rsidP="00C24E60"/>
    <w:p w14:paraId="604DAF38" w14:textId="0F7BAE69" w:rsidR="00C24E60" w:rsidRDefault="00C24E60" w:rsidP="5A585BA4">
      <w:r>
        <w:t>Contributors</w:t>
      </w:r>
    </w:p>
    <w:sdt>
      <w:sdtPr>
        <w:rPr>
          <w:rStyle w:val="Strong"/>
        </w:rPr>
        <w:alias w:val="Contributors"/>
        <w:tag w:val="Contributors"/>
        <w:id w:val="696117366"/>
        <w:placeholder>
          <w:docPart w:val="B1B5FB1636F743C7AC29E3D1805DD79F"/>
        </w:placeholder>
        <w15:dataBinding w:xpath="/root[1]/contributors[1]" w:storeItemID="{00000000-0000-0000-0000-000000000000}"/>
      </w:sdtPr>
      <w:sdtEndPr>
        <w:rPr>
          <w:rStyle w:val="Strong"/>
        </w:rPr>
      </w:sdtEndPr>
      <w:sdtContent>
        <w:p w14:paraId="4CB7535A" w14:textId="43AA2B32" w:rsidR="00E01484" w:rsidRDefault="00BC7F38" w:rsidP="00E01484">
          <w:r>
            <w:rPr>
              <w:rStyle w:val="Strong"/>
            </w:rPr>
            <w:t xml:space="preserve">Steve </w:t>
          </w:r>
          <w:r w:rsidR="008918F1">
            <w:rPr>
              <w:rStyle w:val="Strong"/>
            </w:rPr>
            <w:t>Nihan, Ami Schreiber</w:t>
          </w:r>
        </w:p>
        <w:p w14:paraId="7107A5FF" w14:textId="27CBB2DE" w:rsidR="4C8B3FAD" w:rsidRDefault="00824BAA" w:rsidP="4C8B3FAD">
          <w:pPr>
            <w:rPr>
              <w:rStyle w:val="Strong"/>
            </w:rPr>
          </w:pPr>
        </w:p>
      </w:sdtContent>
    </w:sdt>
    <w:p w14:paraId="507A7AFE" w14:textId="2A31D077" w:rsidR="00457F2C" w:rsidRDefault="00457F2C" w:rsidP="00457F2C">
      <w:pPr>
        <w:rPr>
          <w:rStyle w:val="Strong"/>
        </w:rPr>
      </w:pPr>
    </w:p>
    <w:p w14:paraId="05CD451C" w14:textId="77777777" w:rsidR="00E82B9A" w:rsidRPr="00E82B9A" w:rsidRDefault="00E82B9A" w:rsidP="00E82B9A">
      <w:pPr>
        <w:rPr>
          <w:rFonts w:cstheme="minorHAnsi"/>
        </w:rPr>
      </w:pPr>
    </w:p>
    <w:p w14:paraId="2EE0FDB1" w14:textId="77777777" w:rsidR="00E82B9A" w:rsidRDefault="00E82B9A" w:rsidP="00E82B9A">
      <w:pPr>
        <w:tabs>
          <w:tab w:val="left" w:pos="6555"/>
        </w:tabs>
        <w:rPr>
          <w:rFonts w:cstheme="minorHAnsi"/>
        </w:rPr>
      </w:pPr>
    </w:p>
    <w:p w14:paraId="087143D3" w14:textId="77777777" w:rsidR="00E82B9A" w:rsidRDefault="00E82B9A" w:rsidP="00E82B9A">
      <w:pPr>
        <w:rPr>
          <w:rFonts w:cstheme="minorHAnsi"/>
        </w:rPr>
      </w:pPr>
    </w:p>
    <w:p w14:paraId="7C43A4EE" w14:textId="77777777" w:rsidR="001421B3" w:rsidRDefault="001421B3" w:rsidP="617BF7D7">
      <w:pPr>
        <w:spacing w:before="0" w:beforeAutospacing="1"/>
      </w:pPr>
    </w:p>
    <w:p w14:paraId="4A1B2FE7" w14:textId="77777777" w:rsidR="001421B3" w:rsidRPr="001421B3" w:rsidRDefault="001421B3" w:rsidP="001421B3">
      <w:pPr>
        <w:rPr>
          <w:rFonts w:cstheme="minorHAnsi"/>
        </w:rPr>
      </w:pPr>
    </w:p>
    <w:p w14:paraId="10098B0F" w14:textId="77777777" w:rsidR="001421B3" w:rsidRPr="001421B3" w:rsidRDefault="001421B3" w:rsidP="001421B3">
      <w:pPr>
        <w:rPr>
          <w:rFonts w:cstheme="minorHAnsi"/>
        </w:rPr>
      </w:pPr>
    </w:p>
    <w:p w14:paraId="592885A1" w14:textId="77777777" w:rsidR="001421B3" w:rsidRPr="001421B3" w:rsidRDefault="001421B3" w:rsidP="001421B3">
      <w:pPr>
        <w:rPr>
          <w:rFonts w:cstheme="minorHAnsi"/>
        </w:rPr>
      </w:pPr>
    </w:p>
    <w:p w14:paraId="029B60C3" w14:textId="77777777" w:rsidR="001421B3" w:rsidRPr="001421B3" w:rsidRDefault="001421B3" w:rsidP="001421B3">
      <w:pPr>
        <w:rPr>
          <w:rFonts w:cstheme="minorHAnsi"/>
        </w:rPr>
      </w:pPr>
    </w:p>
    <w:p w14:paraId="1DDBC234" w14:textId="77777777" w:rsidR="001421B3" w:rsidRPr="001421B3" w:rsidRDefault="001421B3" w:rsidP="001421B3">
      <w:pPr>
        <w:rPr>
          <w:rFonts w:cstheme="minorHAnsi"/>
        </w:rPr>
      </w:pPr>
    </w:p>
    <w:p w14:paraId="12B60290" w14:textId="77777777" w:rsidR="001421B3" w:rsidRPr="001421B3" w:rsidRDefault="001421B3" w:rsidP="001421B3">
      <w:pPr>
        <w:rPr>
          <w:rFonts w:cstheme="minorHAnsi"/>
        </w:rPr>
      </w:pPr>
    </w:p>
    <w:p w14:paraId="6B8D053C" w14:textId="77777777" w:rsidR="001421B3" w:rsidRPr="001421B3" w:rsidRDefault="001421B3" w:rsidP="001421B3">
      <w:pPr>
        <w:rPr>
          <w:rFonts w:cstheme="minorHAnsi"/>
        </w:rPr>
      </w:pPr>
    </w:p>
    <w:p w14:paraId="1C0EAE1C" w14:textId="77777777" w:rsidR="001421B3" w:rsidRPr="001421B3" w:rsidRDefault="001421B3" w:rsidP="001421B3">
      <w:pPr>
        <w:rPr>
          <w:rFonts w:cstheme="minorHAnsi"/>
        </w:rPr>
      </w:pPr>
    </w:p>
    <w:p w14:paraId="7A3A1D71" w14:textId="77777777" w:rsidR="001421B3" w:rsidRDefault="001421B3" w:rsidP="001421B3">
      <w:pPr>
        <w:tabs>
          <w:tab w:val="left" w:pos="4095"/>
        </w:tabs>
        <w:rPr>
          <w:rFonts w:cstheme="minorHAnsi"/>
        </w:rPr>
      </w:pPr>
      <w:r>
        <w:rPr>
          <w:rFonts w:cstheme="minorHAnsi"/>
        </w:rPr>
        <w:tab/>
      </w:r>
    </w:p>
    <w:p w14:paraId="22887DE0" w14:textId="77777777" w:rsidR="001421B3" w:rsidRDefault="001421B3" w:rsidP="001421B3">
      <w:pPr>
        <w:rPr>
          <w:rFonts w:cstheme="minorHAnsi"/>
        </w:rPr>
      </w:pPr>
    </w:p>
    <w:p w14:paraId="6951BDBC" w14:textId="77777777" w:rsidR="000610CB" w:rsidRPr="001421B3" w:rsidRDefault="000610CB" w:rsidP="001421B3">
      <w:pPr>
        <w:rPr>
          <w:rFonts w:cstheme="minorHAnsi"/>
        </w:rPr>
        <w:sectPr w:rsidR="000610CB" w:rsidRPr="001421B3" w:rsidSect="000610CB">
          <w:headerReference w:type="default" r:id="rId15"/>
          <w:footerReference w:type="default" r:id="rId16"/>
          <w:pgSz w:w="12240" w:h="15840" w:code="1"/>
          <w:pgMar w:top="1440" w:right="1440" w:bottom="1440" w:left="1440" w:header="706" w:footer="144" w:gutter="0"/>
          <w:pgNumType w:fmt="lowerRoman" w:start="1"/>
          <w:cols w:space="708"/>
          <w:titlePg/>
          <w:docGrid w:linePitch="360"/>
        </w:sectPr>
      </w:pPr>
    </w:p>
    <w:p w14:paraId="7FE8BA72" w14:textId="77777777" w:rsidR="00C24E60" w:rsidRDefault="00C24E60" w:rsidP="00C24E60">
      <w:pPr>
        <w:pStyle w:val="CoverSubject"/>
      </w:pPr>
      <w:r>
        <w:lastRenderedPageBreak/>
        <w:t>Revision and Signoff Sheet</w:t>
      </w:r>
    </w:p>
    <w:p w14:paraId="1E45AFDC" w14:textId="77777777" w:rsidR="00C24E60" w:rsidRDefault="00C24E60" w:rsidP="00C24E60">
      <w:pPr>
        <w:pStyle w:val="CoverHeading2"/>
      </w:pPr>
      <w:r>
        <w:t>Change Record</w:t>
      </w:r>
    </w:p>
    <w:tbl>
      <w:tblPr>
        <w:tblStyle w:val="TableGrid"/>
        <w:tblW w:w="9450" w:type="dxa"/>
        <w:tblLook w:val="0620" w:firstRow="1" w:lastRow="0" w:firstColumn="0" w:lastColumn="0" w:noHBand="1" w:noVBand="1"/>
      </w:tblPr>
      <w:tblGrid>
        <w:gridCol w:w="1170"/>
        <w:gridCol w:w="2430"/>
        <w:gridCol w:w="1170"/>
        <w:gridCol w:w="4680"/>
      </w:tblGrid>
      <w:tr w:rsidR="00C24E60" w:rsidRPr="00E85706" w14:paraId="38E5C15B" w14:textId="77777777" w:rsidTr="001C4A70">
        <w:trPr>
          <w:cnfStyle w:val="100000000000" w:firstRow="1" w:lastRow="0" w:firstColumn="0" w:lastColumn="0" w:oddVBand="0" w:evenVBand="0" w:oddHBand="0" w:evenHBand="0" w:firstRowFirstColumn="0" w:firstRowLastColumn="0" w:lastRowFirstColumn="0" w:lastRowLastColumn="0"/>
        </w:trPr>
        <w:tc>
          <w:tcPr>
            <w:tcW w:w="1170" w:type="dxa"/>
          </w:tcPr>
          <w:p w14:paraId="72785BEB" w14:textId="77777777" w:rsidR="00C24E60" w:rsidRPr="00E85706" w:rsidRDefault="00C24E60" w:rsidP="00E85706">
            <w:pPr>
              <w:pStyle w:val="TableText"/>
              <w:rPr>
                <w:szCs w:val="16"/>
              </w:rPr>
            </w:pPr>
            <w:r w:rsidRPr="00E85706">
              <w:rPr>
                <w:szCs w:val="16"/>
              </w:rPr>
              <w:t>Date</w:t>
            </w:r>
          </w:p>
        </w:tc>
        <w:tc>
          <w:tcPr>
            <w:tcW w:w="2430" w:type="dxa"/>
          </w:tcPr>
          <w:p w14:paraId="0E6B2DC7" w14:textId="77777777" w:rsidR="00C24E60" w:rsidRPr="00E85706" w:rsidRDefault="00C24E60" w:rsidP="00E85706">
            <w:pPr>
              <w:pStyle w:val="TableText"/>
              <w:rPr>
                <w:szCs w:val="16"/>
              </w:rPr>
            </w:pPr>
            <w:r w:rsidRPr="00E85706">
              <w:rPr>
                <w:szCs w:val="16"/>
              </w:rPr>
              <w:t>Author</w:t>
            </w:r>
          </w:p>
        </w:tc>
        <w:tc>
          <w:tcPr>
            <w:tcW w:w="1170" w:type="dxa"/>
          </w:tcPr>
          <w:p w14:paraId="40C7D1E2" w14:textId="77777777" w:rsidR="00C24E60" w:rsidRPr="00E85706" w:rsidRDefault="00C24E60" w:rsidP="00E85706">
            <w:pPr>
              <w:pStyle w:val="TableText"/>
              <w:rPr>
                <w:szCs w:val="16"/>
              </w:rPr>
            </w:pPr>
            <w:r w:rsidRPr="00E85706">
              <w:rPr>
                <w:szCs w:val="16"/>
              </w:rPr>
              <w:t>Version</w:t>
            </w:r>
          </w:p>
        </w:tc>
        <w:tc>
          <w:tcPr>
            <w:tcW w:w="4680" w:type="dxa"/>
          </w:tcPr>
          <w:p w14:paraId="4CCB937B" w14:textId="77777777" w:rsidR="00C24E60" w:rsidRPr="00E85706" w:rsidRDefault="00C24E60" w:rsidP="00E85706">
            <w:pPr>
              <w:pStyle w:val="TableText"/>
              <w:rPr>
                <w:szCs w:val="16"/>
              </w:rPr>
            </w:pPr>
            <w:r w:rsidRPr="00E85706">
              <w:rPr>
                <w:szCs w:val="16"/>
              </w:rPr>
              <w:t>Change Reference</w:t>
            </w:r>
          </w:p>
        </w:tc>
      </w:tr>
      <w:tr w:rsidR="00C24E60" w:rsidRPr="00E85706" w14:paraId="590C0FCA" w14:textId="77777777" w:rsidTr="001C4A70">
        <w:tc>
          <w:tcPr>
            <w:tcW w:w="1170" w:type="dxa"/>
          </w:tcPr>
          <w:p w14:paraId="61379A92" w14:textId="539BB2D5" w:rsidR="00C24E60" w:rsidRPr="00E85706" w:rsidRDefault="0010390C" w:rsidP="00E85706">
            <w:pPr>
              <w:pStyle w:val="TableText"/>
              <w:rPr>
                <w:rStyle w:val="StyleLatinSegoeUI10pt"/>
                <w:sz w:val="16"/>
                <w:szCs w:val="16"/>
              </w:rPr>
            </w:pPr>
            <w:r>
              <w:rPr>
                <w:rStyle w:val="StyleLatinSegoeUI10pt"/>
                <w:sz w:val="16"/>
                <w:szCs w:val="16"/>
              </w:rPr>
              <w:t>1/28</w:t>
            </w:r>
            <w:r w:rsidR="00287DC2">
              <w:rPr>
                <w:rStyle w:val="StyleLatinSegoeUI10pt"/>
                <w:sz w:val="16"/>
                <w:szCs w:val="16"/>
              </w:rPr>
              <w:t>/2</w:t>
            </w:r>
            <w:r>
              <w:rPr>
                <w:rStyle w:val="StyleLatinSegoeUI10pt"/>
                <w:sz w:val="16"/>
                <w:szCs w:val="16"/>
              </w:rPr>
              <w:t>2</w:t>
            </w:r>
          </w:p>
        </w:tc>
        <w:tc>
          <w:tcPr>
            <w:tcW w:w="2430" w:type="dxa"/>
          </w:tcPr>
          <w:p w14:paraId="2D31BD10" w14:textId="4590AE98" w:rsidR="00C24E60" w:rsidRPr="00E85706" w:rsidRDefault="00287DC2" w:rsidP="00E85706">
            <w:pPr>
              <w:pStyle w:val="TableText"/>
              <w:rPr>
                <w:rStyle w:val="StyleLatinSegoeUI10pt"/>
                <w:sz w:val="16"/>
                <w:szCs w:val="16"/>
              </w:rPr>
            </w:pPr>
            <w:r>
              <w:rPr>
                <w:rStyle w:val="StyleLatinSegoeUI10pt"/>
                <w:sz w:val="16"/>
                <w:szCs w:val="16"/>
              </w:rPr>
              <w:t>Steve Hose</w:t>
            </w:r>
          </w:p>
        </w:tc>
        <w:tc>
          <w:tcPr>
            <w:tcW w:w="1170" w:type="dxa"/>
          </w:tcPr>
          <w:p w14:paraId="682EE979" w14:textId="77777777" w:rsidR="00C24E60" w:rsidRPr="00E85706" w:rsidRDefault="003B7E3E" w:rsidP="00E85706">
            <w:pPr>
              <w:pStyle w:val="TableText"/>
              <w:rPr>
                <w:rStyle w:val="StyleLatinSegoeUI10pt"/>
                <w:sz w:val="16"/>
                <w:szCs w:val="16"/>
              </w:rPr>
            </w:pPr>
            <w:r>
              <w:rPr>
                <w:szCs w:val="16"/>
              </w:rPr>
              <w:t>.</w:t>
            </w:r>
            <w:r w:rsidR="00C24E60" w:rsidRPr="00E85706">
              <w:rPr>
                <w:szCs w:val="16"/>
              </w:rPr>
              <w:t>1</w:t>
            </w:r>
          </w:p>
        </w:tc>
        <w:tc>
          <w:tcPr>
            <w:tcW w:w="4680" w:type="dxa"/>
          </w:tcPr>
          <w:p w14:paraId="6ABFBEEA" w14:textId="77777777" w:rsidR="00C24E60" w:rsidRPr="00E85706" w:rsidRDefault="00C24E60" w:rsidP="00E85706">
            <w:pPr>
              <w:pStyle w:val="TableText"/>
              <w:rPr>
                <w:rStyle w:val="StyleLatinSegoeUI10pt"/>
                <w:sz w:val="16"/>
                <w:szCs w:val="16"/>
              </w:rPr>
            </w:pPr>
            <w:r w:rsidRPr="00E85706">
              <w:rPr>
                <w:szCs w:val="16"/>
              </w:rPr>
              <w:t>Initial draft for review/discussion</w:t>
            </w:r>
          </w:p>
        </w:tc>
      </w:tr>
      <w:tr w:rsidR="00C24E60" w:rsidRPr="00E85706" w14:paraId="2BC13A43" w14:textId="77777777" w:rsidTr="001C4A70">
        <w:tc>
          <w:tcPr>
            <w:tcW w:w="1170" w:type="dxa"/>
          </w:tcPr>
          <w:p w14:paraId="3EC6B118" w14:textId="2B6DB333" w:rsidR="00C24E60" w:rsidRPr="00E85706" w:rsidRDefault="008564A9" w:rsidP="00E85706">
            <w:pPr>
              <w:pStyle w:val="TableText"/>
              <w:rPr>
                <w:rStyle w:val="StyleLatinSegoeUI10pt"/>
                <w:sz w:val="16"/>
                <w:szCs w:val="16"/>
              </w:rPr>
            </w:pPr>
            <w:r>
              <w:rPr>
                <w:rStyle w:val="StyleLatinSegoeUI10pt"/>
                <w:sz w:val="16"/>
                <w:szCs w:val="16"/>
              </w:rPr>
              <w:t>2/</w:t>
            </w:r>
            <w:r w:rsidR="00913437">
              <w:rPr>
                <w:rStyle w:val="StyleLatinSegoeUI10pt"/>
                <w:sz w:val="16"/>
                <w:szCs w:val="16"/>
              </w:rPr>
              <w:t>4</w:t>
            </w:r>
            <w:r w:rsidR="00FB6033">
              <w:rPr>
                <w:rStyle w:val="StyleLatinSegoeUI10pt"/>
                <w:sz w:val="16"/>
                <w:szCs w:val="16"/>
              </w:rPr>
              <w:t>/22</w:t>
            </w:r>
          </w:p>
        </w:tc>
        <w:tc>
          <w:tcPr>
            <w:tcW w:w="2430" w:type="dxa"/>
          </w:tcPr>
          <w:p w14:paraId="6784B118" w14:textId="7B4911E7" w:rsidR="00C24E60" w:rsidRPr="00E85706" w:rsidRDefault="00FB6033" w:rsidP="00E85706">
            <w:pPr>
              <w:pStyle w:val="TableText"/>
              <w:rPr>
                <w:rStyle w:val="StyleLatinSegoeUI10pt"/>
                <w:sz w:val="16"/>
                <w:szCs w:val="16"/>
              </w:rPr>
            </w:pPr>
            <w:r>
              <w:rPr>
                <w:rStyle w:val="StyleLatinSegoeUI10pt"/>
                <w:sz w:val="16"/>
                <w:szCs w:val="16"/>
              </w:rPr>
              <w:t>Gunjan Datta</w:t>
            </w:r>
          </w:p>
        </w:tc>
        <w:tc>
          <w:tcPr>
            <w:tcW w:w="1170" w:type="dxa"/>
          </w:tcPr>
          <w:p w14:paraId="688ADB94" w14:textId="249AF7A8" w:rsidR="00C24E60" w:rsidRPr="00E85706" w:rsidRDefault="00FB6033" w:rsidP="00E85706">
            <w:pPr>
              <w:pStyle w:val="TableText"/>
              <w:rPr>
                <w:rStyle w:val="StyleLatinSegoeUI10pt"/>
                <w:sz w:val="16"/>
                <w:szCs w:val="16"/>
              </w:rPr>
            </w:pPr>
            <w:r>
              <w:rPr>
                <w:rStyle w:val="StyleLatinSegoeUI10pt"/>
                <w:sz w:val="16"/>
                <w:szCs w:val="16"/>
              </w:rPr>
              <w:t>.2</w:t>
            </w:r>
          </w:p>
        </w:tc>
        <w:tc>
          <w:tcPr>
            <w:tcW w:w="4680" w:type="dxa"/>
          </w:tcPr>
          <w:p w14:paraId="3216B241" w14:textId="3219BCA7" w:rsidR="00C24E60" w:rsidRPr="00E85706" w:rsidRDefault="00FB6033" w:rsidP="00E85706">
            <w:pPr>
              <w:pStyle w:val="TableText"/>
              <w:rPr>
                <w:rStyle w:val="StyleLatinSegoeUI10pt"/>
                <w:sz w:val="16"/>
                <w:szCs w:val="16"/>
              </w:rPr>
            </w:pPr>
            <w:r>
              <w:rPr>
                <w:rStyle w:val="StyleLatinSegoeUI10pt"/>
                <w:sz w:val="16"/>
                <w:szCs w:val="16"/>
              </w:rPr>
              <w:t xml:space="preserve">Review and finalized for </w:t>
            </w:r>
            <w:r w:rsidR="001013AF">
              <w:rPr>
                <w:rStyle w:val="StyleLatinSegoeUI10pt"/>
                <w:sz w:val="16"/>
                <w:szCs w:val="16"/>
              </w:rPr>
              <w:t>draft submission</w:t>
            </w:r>
          </w:p>
        </w:tc>
      </w:tr>
      <w:tr w:rsidR="00C24E60" w:rsidRPr="00E85706" w14:paraId="15D5A661" w14:textId="77777777" w:rsidTr="001C4A70">
        <w:tc>
          <w:tcPr>
            <w:tcW w:w="1170" w:type="dxa"/>
          </w:tcPr>
          <w:p w14:paraId="2EE4DD3B" w14:textId="206BC66C" w:rsidR="00C24E60" w:rsidRPr="00E85706" w:rsidRDefault="07203972" w:rsidP="00E85706">
            <w:pPr>
              <w:pStyle w:val="TableText"/>
              <w:rPr>
                <w:rStyle w:val="StyleLatinSegoeUI10pt"/>
                <w:sz w:val="16"/>
                <w:szCs w:val="16"/>
              </w:rPr>
            </w:pPr>
            <w:r w:rsidRPr="07203972">
              <w:rPr>
                <w:rStyle w:val="StyleLatinSegoeUI10pt"/>
                <w:sz w:val="16"/>
                <w:szCs w:val="16"/>
              </w:rPr>
              <w:t>2/14/22</w:t>
            </w:r>
          </w:p>
        </w:tc>
        <w:tc>
          <w:tcPr>
            <w:tcW w:w="2430" w:type="dxa"/>
          </w:tcPr>
          <w:p w14:paraId="1D07DF73" w14:textId="49B95826" w:rsidR="00C24E60" w:rsidRPr="00E85706" w:rsidRDefault="07203972" w:rsidP="00E85706">
            <w:pPr>
              <w:pStyle w:val="TableText"/>
              <w:rPr>
                <w:rStyle w:val="StyleLatinSegoeUI10pt"/>
                <w:sz w:val="16"/>
                <w:szCs w:val="16"/>
              </w:rPr>
            </w:pPr>
            <w:r w:rsidRPr="07203972">
              <w:rPr>
                <w:rStyle w:val="StyleLatinSegoeUI10pt"/>
                <w:sz w:val="16"/>
                <w:szCs w:val="16"/>
              </w:rPr>
              <w:t>Ami Schreiber</w:t>
            </w:r>
          </w:p>
        </w:tc>
        <w:tc>
          <w:tcPr>
            <w:tcW w:w="1170" w:type="dxa"/>
          </w:tcPr>
          <w:p w14:paraId="52140F66" w14:textId="7EA955DD" w:rsidR="00C24E60" w:rsidRPr="00E85706" w:rsidRDefault="07203972" w:rsidP="00E85706">
            <w:pPr>
              <w:pStyle w:val="TableText"/>
              <w:rPr>
                <w:rStyle w:val="StyleLatinSegoeUI10pt"/>
                <w:sz w:val="16"/>
                <w:szCs w:val="16"/>
              </w:rPr>
            </w:pPr>
            <w:r w:rsidRPr="07203972">
              <w:rPr>
                <w:rStyle w:val="StyleLatinSegoeUI10pt"/>
                <w:sz w:val="16"/>
                <w:szCs w:val="16"/>
              </w:rPr>
              <w:t>.3</w:t>
            </w:r>
          </w:p>
        </w:tc>
        <w:tc>
          <w:tcPr>
            <w:tcW w:w="4680" w:type="dxa"/>
          </w:tcPr>
          <w:p w14:paraId="669FA6FA" w14:textId="4377B120" w:rsidR="00C24E60" w:rsidRPr="00E85706" w:rsidRDefault="07203972" w:rsidP="00E85706">
            <w:pPr>
              <w:pStyle w:val="TableText"/>
              <w:rPr>
                <w:rStyle w:val="StyleLatinSegoeUI10pt"/>
                <w:sz w:val="16"/>
                <w:szCs w:val="16"/>
              </w:rPr>
            </w:pPr>
            <w:r w:rsidRPr="07203972">
              <w:rPr>
                <w:rStyle w:val="StyleLatinSegoeUI10pt"/>
                <w:sz w:val="16"/>
                <w:szCs w:val="16"/>
              </w:rPr>
              <w:t xml:space="preserve">Added screenshots for SPFx package graph </w:t>
            </w:r>
            <w:proofErr w:type="spellStart"/>
            <w:r w:rsidRPr="07203972">
              <w:rPr>
                <w:rStyle w:val="StyleLatinSegoeUI10pt"/>
                <w:sz w:val="16"/>
                <w:szCs w:val="16"/>
              </w:rPr>
              <w:t>api</w:t>
            </w:r>
            <w:proofErr w:type="spellEnd"/>
            <w:r w:rsidRPr="07203972">
              <w:rPr>
                <w:rStyle w:val="StyleLatinSegoeUI10pt"/>
                <w:sz w:val="16"/>
                <w:szCs w:val="16"/>
              </w:rPr>
              <w:t xml:space="preserve"> permissions</w:t>
            </w:r>
          </w:p>
        </w:tc>
      </w:tr>
      <w:tr w:rsidR="005E3714" w:rsidRPr="00E85706" w14:paraId="4659E20A" w14:textId="77777777" w:rsidTr="001C4A70">
        <w:tc>
          <w:tcPr>
            <w:tcW w:w="1170" w:type="dxa"/>
          </w:tcPr>
          <w:p w14:paraId="3660EE92" w14:textId="63258193" w:rsidR="005E3714" w:rsidRPr="07203972" w:rsidRDefault="005E3714" w:rsidP="00E85706">
            <w:pPr>
              <w:pStyle w:val="TableText"/>
              <w:rPr>
                <w:rStyle w:val="StyleLatinSegoeUI10pt"/>
                <w:sz w:val="16"/>
                <w:szCs w:val="16"/>
              </w:rPr>
            </w:pPr>
            <w:r>
              <w:rPr>
                <w:rStyle w:val="StyleLatinSegoeUI10pt"/>
                <w:sz w:val="16"/>
                <w:szCs w:val="16"/>
              </w:rPr>
              <w:t>2/18/22</w:t>
            </w:r>
          </w:p>
        </w:tc>
        <w:tc>
          <w:tcPr>
            <w:tcW w:w="2430" w:type="dxa"/>
          </w:tcPr>
          <w:p w14:paraId="3FAD1707" w14:textId="4D8A2C9F" w:rsidR="005E3714" w:rsidRPr="07203972" w:rsidRDefault="005E3714" w:rsidP="00E85706">
            <w:pPr>
              <w:pStyle w:val="TableText"/>
              <w:rPr>
                <w:rStyle w:val="StyleLatinSegoeUI10pt"/>
                <w:sz w:val="16"/>
                <w:szCs w:val="16"/>
              </w:rPr>
            </w:pPr>
            <w:r>
              <w:rPr>
                <w:rStyle w:val="StyleLatinSegoeUI10pt"/>
                <w:sz w:val="16"/>
                <w:szCs w:val="16"/>
              </w:rPr>
              <w:t>Gunjan Datta</w:t>
            </w:r>
          </w:p>
        </w:tc>
        <w:tc>
          <w:tcPr>
            <w:tcW w:w="1170" w:type="dxa"/>
          </w:tcPr>
          <w:p w14:paraId="6E594606" w14:textId="2C5E80D0" w:rsidR="005E3714" w:rsidRPr="07203972" w:rsidRDefault="005E3714" w:rsidP="00E85706">
            <w:pPr>
              <w:pStyle w:val="TableText"/>
              <w:rPr>
                <w:rStyle w:val="StyleLatinSegoeUI10pt"/>
                <w:sz w:val="16"/>
                <w:szCs w:val="16"/>
              </w:rPr>
            </w:pPr>
            <w:r>
              <w:rPr>
                <w:rStyle w:val="StyleLatinSegoeUI10pt"/>
                <w:sz w:val="16"/>
                <w:szCs w:val="16"/>
              </w:rPr>
              <w:t>.4</w:t>
            </w:r>
          </w:p>
        </w:tc>
        <w:tc>
          <w:tcPr>
            <w:tcW w:w="4680" w:type="dxa"/>
          </w:tcPr>
          <w:p w14:paraId="71E05641" w14:textId="53C30683" w:rsidR="005E3714" w:rsidRPr="07203972" w:rsidRDefault="005E3714" w:rsidP="00E85706">
            <w:pPr>
              <w:pStyle w:val="TableText"/>
              <w:rPr>
                <w:rStyle w:val="StyleLatinSegoeUI10pt"/>
                <w:sz w:val="16"/>
                <w:szCs w:val="16"/>
              </w:rPr>
            </w:pPr>
            <w:r>
              <w:rPr>
                <w:rStyle w:val="StyleLatinSegoeUI10pt"/>
                <w:sz w:val="16"/>
                <w:szCs w:val="16"/>
              </w:rPr>
              <w:t>Final review of the draft document</w:t>
            </w:r>
          </w:p>
        </w:tc>
      </w:tr>
      <w:tr w:rsidR="00EF2D5A" w:rsidRPr="00E85706" w14:paraId="143C1AA9" w14:textId="77777777" w:rsidTr="001C4A70">
        <w:tc>
          <w:tcPr>
            <w:tcW w:w="1170" w:type="dxa"/>
          </w:tcPr>
          <w:p w14:paraId="4CFB3EB4" w14:textId="3B05AE1B" w:rsidR="00EF2D5A" w:rsidRDefault="00EF2D5A" w:rsidP="00E85706">
            <w:pPr>
              <w:pStyle w:val="TableText"/>
              <w:rPr>
                <w:rStyle w:val="StyleLatinSegoeUI10pt"/>
                <w:sz w:val="16"/>
                <w:szCs w:val="16"/>
              </w:rPr>
            </w:pPr>
            <w:r>
              <w:rPr>
                <w:rStyle w:val="StyleLatinSegoeUI10pt"/>
                <w:sz w:val="16"/>
                <w:szCs w:val="16"/>
              </w:rPr>
              <w:t>2/24/22</w:t>
            </w:r>
          </w:p>
        </w:tc>
        <w:tc>
          <w:tcPr>
            <w:tcW w:w="2430" w:type="dxa"/>
          </w:tcPr>
          <w:p w14:paraId="5DA1569B" w14:textId="7421156B" w:rsidR="00EF2D5A" w:rsidRDefault="00EF2D5A" w:rsidP="00E85706">
            <w:pPr>
              <w:pStyle w:val="TableText"/>
              <w:rPr>
                <w:rStyle w:val="StyleLatinSegoeUI10pt"/>
                <w:sz w:val="16"/>
                <w:szCs w:val="16"/>
              </w:rPr>
            </w:pPr>
            <w:r>
              <w:rPr>
                <w:rStyle w:val="StyleLatinSegoeUI10pt"/>
                <w:sz w:val="16"/>
                <w:szCs w:val="16"/>
              </w:rPr>
              <w:t>Dade Register</w:t>
            </w:r>
          </w:p>
        </w:tc>
        <w:tc>
          <w:tcPr>
            <w:tcW w:w="1170" w:type="dxa"/>
          </w:tcPr>
          <w:p w14:paraId="118462A3" w14:textId="46E4D2EC" w:rsidR="00EF2D5A" w:rsidRDefault="00EF2D5A" w:rsidP="00E85706">
            <w:pPr>
              <w:pStyle w:val="TableText"/>
              <w:rPr>
                <w:rStyle w:val="StyleLatinSegoeUI10pt"/>
                <w:sz w:val="16"/>
                <w:szCs w:val="16"/>
              </w:rPr>
            </w:pPr>
            <w:r>
              <w:rPr>
                <w:rStyle w:val="StyleLatinSegoeUI10pt"/>
                <w:sz w:val="16"/>
                <w:szCs w:val="16"/>
              </w:rPr>
              <w:t>.5</w:t>
            </w:r>
          </w:p>
        </w:tc>
        <w:tc>
          <w:tcPr>
            <w:tcW w:w="4680" w:type="dxa"/>
          </w:tcPr>
          <w:p w14:paraId="1EC8B107" w14:textId="7A262438" w:rsidR="00EF2D5A" w:rsidRDefault="00EF2D5A" w:rsidP="00E85706">
            <w:pPr>
              <w:pStyle w:val="TableText"/>
              <w:rPr>
                <w:rStyle w:val="StyleLatinSegoeUI10pt"/>
                <w:sz w:val="16"/>
                <w:szCs w:val="16"/>
              </w:rPr>
            </w:pPr>
            <w:r>
              <w:rPr>
                <w:rStyle w:val="StyleLatinSegoeUI10pt"/>
                <w:sz w:val="16"/>
                <w:szCs w:val="16"/>
              </w:rPr>
              <w:t>Generalized as a template for multiple customers</w:t>
            </w:r>
          </w:p>
        </w:tc>
      </w:tr>
      <w:tr w:rsidR="00EF2D5A" w:rsidRPr="00E85706" w14:paraId="499D3FAE" w14:textId="77777777" w:rsidTr="001C4A70">
        <w:tc>
          <w:tcPr>
            <w:tcW w:w="1170" w:type="dxa"/>
          </w:tcPr>
          <w:p w14:paraId="60D772F3" w14:textId="77777777" w:rsidR="00EF2D5A" w:rsidRDefault="00EF2D5A" w:rsidP="00E85706">
            <w:pPr>
              <w:pStyle w:val="TableText"/>
              <w:rPr>
                <w:rStyle w:val="StyleLatinSegoeUI10pt"/>
                <w:sz w:val="16"/>
                <w:szCs w:val="16"/>
              </w:rPr>
            </w:pPr>
          </w:p>
        </w:tc>
        <w:tc>
          <w:tcPr>
            <w:tcW w:w="2430" w:type="dxa"/>
          </w:tcPr>
          <w:p w14:paraId="4461BEE6" w14:textId="77777777" w:rsidR="00EF2D5A" w:rsidRDefault="00EF2D5A" w:rsidP="00E85706">
            <w:pPr>
              <w:pStyle w:val="TableText"/>
              <w:rPr>
                <w:rStyle w:val="StyleLatinSegoeUI10pt"/>
                <w:sz w:val="16"/>
                <w:szCs w:val="16"/>
              </w:rPr>
            </w:pPr>
          </w:p>
        </w:tc>
        <w:tc>
          <w:tcPr>
            <w:tcW w:w="1170" w:type="dxa"/>
          </w:tcPr>
          <w:p w14:paraId="74E56999" w14:textId="77777777" w:rsidR="00EF2D5A" w:rsidRDefault="00EF2D5A" w:rsidP="00E85706">
            <w:pPr>
              <w:pStyle w:val="TableText"/>
              <w:rPr>
                <w:rStyle w:val="StyleLatinSegoeUI10pt"/>
                <w:sz w:val="16"/>
                <w:szCs w:val="16"/>
              </w:rPr>
            </w:pPr>
          </w:p>
        </w:tc>
        <w:tc>
          <w:tcPr>
            <w:tcW w:w="4680" w:type="dxa"/>
          </w:tcPr>
          <w:p w14:paraId="20110FF0" w14:textId="77777777" w:rsidR="00EF2D5A" w:rsidRDefault="00EF2D5A" w:rsidP="00E85706">
            <w:pPr>
              <w:pStyle w:val="TableText"/>
              <w:rPr>
                <w:rStyle w:val="StyleLatinSegoeUI10pt"/>
                <w:sz w:val="16"/>
                <w:szCs w:val="16"/>
              </w:rPr>
            </w:pPr>
          </w:p>
        </w:tc>
      </w:tr>
      <w:tr w:rsidR="00EF2D5A" w:rsidRPr="00E85706" w14:paraId="1E7FEAEA" w14:textId="77777777" w:rsidTr="001C4A70">
        <w:tc>
          <w:tcPr>
            <w:tcW w:w="1170" w:type="dxa"/>
          </w:tcPr>
          <w:p w14:paraId="30A0D9B8" w14:textId="77777777" w:rsidR="00EF2D5A" w:rsidRDefault="00EF2D5A" w:rsidP="00E85706">
            <w:pPr>
              <w:pStyle w:val="TableText"/>
              <w:rPr>
                <w:rStyle w:val="StyleLatinSegoeUI10pt"/>
                <w:sz w:val="16"/>
                <w:szCs w:val="16"/>
              </w:rPr>
            </w:pPr>
          </w:p>
        </w:tc>
        <w:tc>
          <w:tcPr>
            <w:tcW w:w="2430" w:type="dxa"/>
          </w:tcPr>
          <w:p w14:paraId="25CD23B7" w14:textId="77777777" w:rsidR="00EF2D5A" w:rsidRDefault="00EF2D5A" w:rsidP="00E85706">
            <w:pPr>
              <w:pStyle w:val="TableText"/>
              <w:rPr>
                <w:rStyle w:val="StyleLatinSegoeUI10pt"/>
                <w:sz w:val="16"/>
                <w:szCs w:val="16"/>
              </w:rPr>
            </w:pPr>
          </w:p>
        </w:tc>
        <w:tc>
          <w:tcPr>
            <w:tcW w:w="1170" w:type="dxa"/>
          </w:tcPr>
          <w:p w14:paraId="49DFDBFA" w14:textId="77777777" w:rsidR="00EF2D5A" w:rsidRDefault="00EF2D5A" w:rsidP="00E85706">
            <w:pPr>
              <w:pStyle w:val="TableText"/>
              <w:rPr>
                <w:rStyle w:val="StyleLatinSegoeUI10pt"/>
                <w:sz w:val="16"/>
                <w:szCs w:val="16"/>
              </w:rPr>
            </w:pPr>
          </w:p>
        </w:tc>
        <w:tc>
          <w:tcPr>
            <w:tcW w:w="4680" w:type="dxa"/>
          </w:tcPr>
          <w:p w14:paraId="2C06DE03" w14:textId="77777777" w:rsidR="00EF2D5A" w:rsidRDefault="00EF2D5A" w:rsidP="00E85706">
            <w:pPr>
              <w:pStyle w:val="TableText"/>
              <w:rPr>
                <w:rStyle w:val="StyleLatinSegoeUI10pt"/>
                <w:sz w:val="16"/>
                <w:szCs w:val="16"/>
              </w:rPr>
            </w:pPr>
          </w:p>
        </w:tc>
      </w:tr>
      <w:tr w:rsidR="00EF2D5A" w:rsidRPr="00E85706" w14:paraId="593CAC5A" w14:textId="77777777" w:rsidTr="001C4A70">
        <w:tc>
          <w:tcPr>
            <w:tcW w:w="1170" w:type="dxa"/>
          </w:tcPr>
          <w:p w14:paraId="2C63D3F9" w14:textId="77777777" w:rsidR="00EF2D5A" w:rsidRDefault="00EF2D5A" w:rsidP="00E85706">
            <w:pPr>
              <w:pStyle w:val="TableText"/>
              <w:rPr>
                <w:rStyle w:val="StyleLatinSegoeUI10pt"/>
                <w:sz w:val="16"/>
                <w:szCs w:val="16"/>
              </w:rPr>
            </w:pPr>
          </w:p>
        </w:tc>
        <w:tc>
          <w:tcPr>
            <w:tcW w:w="2430" w:type="dxa"/>
          </w:tcPr>
          <w:p w14:paraId="0CC7BD72" w14:textId="77777777" w:rsidR="00EF2D5A" w:rsidRDefault="00EF2D5A" w:rsidP="00E85706">
            <w:pPr>
              <w:pStyle w:val="TableText"/>
              <w:rPr>
                <w:rStyle w:val="StyleLatinSegoeUI10pt"/>
                <w:sz w:val="16"/>
                <w:szCs w:val="16"/>
              </w:rPr>
            </w:pPr>
          </w:p>
        </w:tc>
        <w:tc>
          <w:tcPr>
            <w:tcW w:w="1170" w:type="dxa"/>
          </w:tcPr>
          <w:p w14:paraId="65BB648D" w14:textId="77777777" w:rsidR="00EF2D5A" w:rsidRDefault="00EF2D5A" w:rsidP="00E85706">
            <w:pPr>
              <w:pStyle w:val="TableText"/>
              <w:rPr>
                <w:rStyle w:val="StyleLatinSegoeUI10pt"/>
                <w:sz w:val="16"/>
                <w:szCs w:val="16"/>
              </w:rPr>
            </w:pPr>
          </w:p>
        </w:tc>
        <w:tc>
          <w:tcPr>
            <w:tcW w:w="4680" w:type="dxa"/>
          </w:tcPr>
          <w:p w14:paraId="610D6085" w14:textId="77777777" w:rsidR="00EF2D5A" w:rsidRDefault="00EF2D5A" w:rsidP="00E85706">
            <w:pPr>
              <w:pStyle w:val="TableText"/>
              <w:rPr>
                <w:rStyle w:val="StyleLatinSegoeUI10pt"/>
                <w:sz w:val="16"/>
                <w:szCs w:val="16"/>
              </w:rPr>
            </w:pPr>
          </w:p>
        </w:tc>
      </w:tr>
      <w:tr w:rsidR="00EF2D5A" w:rsidRPr="00E85706" w14:paraId="4F8FA4CC" w14:textId="77777777" w:rsidTr="001C4A70">
        <w:tc>
          <w:tcPr>
            <w:tcW w:w="1170" w:type="dxa"/>
          </w:tcPr>
          <w:p w14:paraId="07ACD0F7" w14:textId="77777777" w:rsidR="00EF2D5A" w:rsidRDefault="00EF2D5A" w:rsidP="00E85706">
            <w:pPr>
              <w:pStyle w:val="TableText"/>
              <w:rPr>
                <w:rStyle w:val="StyleLatinSegoeUI10pt"/>
                <w:sz w:val="16"/>
                <w:szCs w:val="16"/>
              </w:rPr>
            </w:pPr>
          </w:p>
        </w:tc>
        <w:tc>
          <w:tcPr>
            <w:tcW w:w="2430" w:type="dxa"/>
          </w:tcPr>
          <w:p w14:paraId="0BD94629" w14:textId="77777777" w:rsidR="00EF2D5A" w:rsidRDefault="00EF2D5A" w:rsidP="00E85706">
            <w:pPr>
              <w:pStyle w:val="TableText"/>
              <w:rPr>
                <w:rStyle w:val="StyleLatinSegoeUI10pt"/>
                <w:sz w:val="16"/>
                <w:szCs w:val="16"/>
              </w:rPr>
            </w:pPr>
          </w:p>
        </w:tc>
        <w:tc>
          <w:tcPr>
            <w:tcW w:w="1170" w:type="dxa"/>
          </w:tcPr>
          <w:p w14:paraId="29654FBD" w14:textId="77777777" w:rsidR="00EF2D5A" w:rsidRDefault="00EF2D5A" w:rsidP="00E85706">
            <w:pPr>
              <w:pStyle w:val="TableText"/>
              <w:rPr>
                <w:rStyle w:val="StyleLatinSegoeUI10pt"/>
                <w:sz w:val="16"/>
                <w:szCs w:val="16"/>
              </w:rPr>
            </w:pPr>
          </w:p>
        </w:tc>
        <w:tc>
          <w:tcPr>
            <w:tcW w:w="4680" w:type="dxa"/>
          </w:tcPr>
          <w:p w14:paraId="2EB0CC05" w14:textId="77777777" w:rsidR="00EF2D5A" w:rsidRDefault="00EF2D5A" w:rsidP="00E85706">
            <w:pPr>
              <w:pStyle w:val="TableText"/>
              <w:rPr>
                <w:rStyle w:val="StyleLatinSegoeUI10pt"/>
                <w:sz w:val="16"/>
                <w:szCs w:val="16"/>
              </w:rPr>
            </w:pPr>
          </w:p>
        </w:tc>
      </w:tr>
    </w:tbl>
    <w:p w14:paraId="405C9DBF" w14:textId="77777777" w:rsidR="00C24E60" w:rsidRDefault="00C24E60" w:rsidP="00C24E60"/>
    <w:p w14:paraId="3C1C7F4E" w14:textId="77777777" w:rsidR="00C24E60" w:rsidRDefault="00C24E60" w:rsidP="00C24E60">
      <w:pPr>
        <w:pStyle w:val="CoverHeading2"/>
      </w:pPr>
      <w:r>
        <w:t>Reviewers</w:t>
      </w:r>
    </w:p>
    <w:tbl>
      <w:tblPr>
        <w:tblStyle w:val="TableGrid"/>
        <w:tblW w:w="9450" w:type="dxa"/>
        <w:tblLook w:val="0620" w:firstRow="1" w:lastRow="0" w:firstColumn="0" w:lastColumn="0" w:noHBand="1" w:noVBand="1"/>
      </w:tblPr>
      <w:tblGrid>
        <w:gridCol w:w="2160"/>
        <w:gridCol w:w="2268"/>
        <w:gridCol w:w="2862"/>
        <w:gridCol w:w="2160"/>
      </w:tblGrid>
      <w:tr w:rsidR="00C24E60" w:rsidRPr="00E85706" w14:paraId="293AEB5A" w14:textId="77777777" w:rsidTr="00657113">
        <w:trPr>
          <w:cnfStyle w:val="100000000000" w:firstRow="1" w:lastRow="0" w:firstColumn="0" w:lastColumn="0" w:oddVBand="0" w:evenVBand="0" w:oddHBand="0" w:evenHBand="0" w:firstRowFirstColumn="0" w:firstRowLastColumn="0" w:lastRowFirstColumn="0" w:lastRowLastColumn="0"/>
        </w:trPr>
        <w:tc>
          <w:tcPr>
            <w:tcW w:w="2160" w:type="dxa"/>
          </w:tcPr>
          <w:p w14:paraId="2C4CA1CA" w14:textId="77777777" w:rsidR="00C24E60" w:rsidRPr="00E85706" w:rsidRDefault="00C24E60" w:rsidP="00E85706">
            <w:pPr>
              <w:pStyle w:val="TableText"/>
              <w:rPr>
                <w:szCs w:val="16"/>
              </w:rPr>
            </w:pPr>
            <w:r w:rsidRPr="00E85706">
              <w:rPr>
                <w:szCs w:val="16"/>
              </w:rPr>
              <w:t>Name</w:t>
            </w:r>
          </w:p>
        </w:tc>
        <w:tc>
          <w:tcPr>
            <w:tcW w:w="2268" w:type="dxa"/>
          </w:tcPr>
          <w:p w14:paraId="12E77CAE" w14:textId="77777777" w:rsidR="00C24E60" w:rsidRPr="00E85706" w:rsidRDefault="00C24E60" w:rsidP="00E85706">
            <w:pPr>
              <w:pStyle w:val="TableText"/>
              <w:rPr>
                <w:szCs w:val="16"/>
              </w:rPr>
            </w:pPr>
            <w:r w:rsidRPr="00E85706">
              <w:rPr>
                <w:szCs w:val="16"/>
              </w:rPr>
              <w:t>Version Approved</w:t>
            </w:r>
          </w:p>
        </w:tc>
        <w:tc>
          <w:tcPr>
            <w:tcW w:w="2862" w:type="dxa"/>
          </w:tcPr>
          <w:p w14:paraId="55A6DED3" w14:textId="77777777" w:rsidR="00C24E60" w:rsidRPr="00E85706" w:rsidRDefault="00C24E60" w:rsidP="00E85706">
            <w:pPr>
              <w:pStyle w:val="TableText"/>
              <w:rPr>
                <w:szCs w:val="16"/>
              </w:rPr>
            </w:pPr>
            <w:r w:rsidRPr="00E85706">
              <w:rPr>
                <w:szCs w:val="16"/>
              </w:rPr>
              <w:t>Position</w:t>
            </w:r>
          </w:p>
        </w:tc>
        <w:tc>
          <w:tcPr>
            <w:tcW w:w="2160" w:type="dxa"/>
          </w:tcPr>
          <w:p w14:paraId="7DBF26A8" w14:textId="77777777" w:rsidR="00C24E60" w:rsidRPr="00E85706" w:rsidRDefault="00C24E60" w:rsidP="00E85706">
            <w:pPr>
              <w:pStyle w:val="TableText"/>
              <w:rPr>
                <w:szCs w:val="16"/>
              </w:rPr>
            </w:pPr>
            <w:r w:rsidRPr="00E85706">
              <w:rPr>
                <w:szCs w:val="16"/>
              </w:rPr>
              <w:t>Date</w:t>
            </w:r>
          </w:p>
        </w:tc>
      </w:tr>
      <w:tr w:rsidR="00C24E60" w:rsidRPr="00E85706" w14:paraId="6A300AC1" w14:textId="77777777" w:rsidTr="00657113">
        <w:tc>
          <w:tcPr>
            <w:tcW w:w="2160" w:type="dxa"/>
          </w:tcPr>
          <w:p w14:paraId="546399F6" w14:textId="5BA295EF" w:rsidR="00C24E60" w:rsidRPr="00E85706" w:rsidRDefault="00C24E60" w:rsidP="00E85706">
            <w:pPr>
              <w:pStyle w:val="TableText"/>
              <w:rPr>
                <w:rStyle w:val="StyleLatinSegoeUI10pt"/>
                <w:sz w:val="16"/>
                <w:szCs w:val="16"/>
              </w:rPr>
            </w:pPr>
          </w:p>
        </w:tc>
        <w:tc>
          <w:tcPr>
            <w:tcW w:w="2268" w:type="dxa"/>
          </w:tcPr>
          <w:p w14:paraId="0C164A09" w14:textId="7756E52B" w:rsidR="00C24E60" w:rsidRPr="00E85706" w:rsidRDefault="00C24E60" w:rsidP="00E85706">
            <w:pPr>
              <w:pStyle w:val="TableText"/>
              <w:rPr>
                <w:rStyle w:val="StyleLatinSegoeUI10pt"/>
                <w:sz w:val="16"/>
                <w:szCs w:val="16"/>
              </w:rPr>
            </w:pPr>
          </w:p>
        </w:tc>
        <w:tc>
          <w:tcPr>
            <w:tcW w:w="2862" w:type="dxa"/>
          </w:tcPr>
          <w:p w14:paraId="4E2302AD" w14:textId="78DDFD9A" w:rsidR="00C24E60" w:rsidRPr="00E85706" w:rsidRDefault="00C24E60" w:rsidP="00E85706">
            <w:pPr>
              <w:pStyle w:val="TableText"/>
              <w:rPr>
                <w:rStyle w:val="StyleLatinSegoeUI10pt"/>
                <w:sz w:val="16"/>
                <w:szCs w:val="16"/>
              </w:rPr>
            </w:pPr>
          </w:p>
        </w:tc>
        <w:tc>
          <w:tcPr>
            <w:tcW w:w="2160" w:type="dxa"/>
          </w:tcPr>
          <w:p w14:paraId="302A84A9" w14:textId="54B9D99B" w:rsidR="00C24E60" w:rsidRPr="00E85706" w:rsidRDefault="00C24E60" w:rsidP="00E85706">
            <w:pPr>
              <w:pStyle w:val="TableText"/>
              <w:rPr>
                <w:rStyle w:val="StyleLatinSegoeUI10pt"/>
                <w:sz w:val="16"/>
                <w:szCs w:val="16"/>
              </w:rPr>
            </w:pPr>
          </w:p>
        </w:tc>
      </w:tr>
      <w:tr w:rsidR="00C24E60" w:rsidRPr="00E85706" w14:paraId="7F44619E" w14:textId="77777777" w:rsidTr="00657113">
        <w:tc>
          <w:tcPr>
            <w:tcW w:w="2160" w:type="dxa"/>
          </w:tcPr>
          <w:p w14:paraId="50197344" w14:textId="77777777" w:rsidR="00C24E60" w:rsidRPr="00E85706" w:rsidRDefault="00C24E60" w:rsidP="00E85706">
            <w:pPr>
              <w:pStyle w:val="TableText"/>
              <w:rPr>
                <w:rStyle w:val="StyleLatinSegoeUI10pt"/>
                <w:sz w:val="16"/>
                <w:szCs w:val="16"/>
              </w:rPr>
            </w:pPr>
          </w:p>
        </w:tc>
        <w:tc>
          <w:tcPr>
            <w:tcW w:w="2268" w:type="dxa"/>
          </w:tcPr>
          <w:p w14:paraId="7B67D9C8" w14:textId="77777777" w:rsidR="00C24E60" w:rsidRPr="00E85706" w:rsidRDefault="00C24E60" w:rsidP="00E85706">
            <w:pPr>
              <w:pStyle w:val="TableText"/>
              <w:rPr>
                <w:rStyle w:val="StyleLatinSegoeUI10pt"/>
                <w:sz w:val="16"/>
                <w:szCs w:val="16"/>
              </w:rPr>
            </w:pPr>
          </w:p>
        </w:tc>
        <w:tc>
          <w:tcPr>
            <w:tcW w:w="2862" w:type="dxa"/>
          </w:tcPr>
          <w:p w14:paraId="5A1AC4F1" w14:textId="77777777" w:rsidR="00C24E60" w:rsidRPr="00E85706" w:rsidRDefault="00C24E60" w:rsidP="00E85706">
            <w:pPr>
              <w:pStyle w:val="TableText"/>
              <w:rPr>
                <w:rStyle w:val="StyleLatinSegoeUI10pt"/>
                <w:sz w:val="16"/>
                <w:szCs w:val="16"/>
              </w:rPr>
            </w:pPr>
          </w:p>
        </w:tc>
        <w:tc>
          <w:tcPr>
            <w:tcW w:w="2160" w:type="dxa"/>
          </w:tcPr>
          <w:p w14:paraId="500231FC" w14:textId="77777777" w:rsidR="00C24E60" w:rsidRPr="00E85706" w:rsidRDefault="00C24E60" w:rsidP="00E85706">
            <w:pPr>
              <w:pStyle w:val="TableText"/>
              <w:rPr>
                <w:rStyle w:val="StyleLatinSegoeUI10pt"/>
                <w:sz w:val="16"/>
                <w:szCs w:val="16"/>
              </w:rPr>
            </w:pPr>
          </w:p>
        </w:tc>
      </w:tr>
      <w:tr w:rsidR="00C24E60" w:rsidRPr="00E85706" w14:paraId="3AF34CB3" w14:textId="77777777" w:rsidTr="00657113">
        <w:tc>
          <w:tcPr>
            <w:tcW w:w="2160" w:type="dxa"/>
          </w:tcPr>
          <w:p w14:paraId="7D61D8C4" w14:textId="77777777" w:rsidR="00C24E60" w:rsidRPr="00E85706" w:rsidRDefault="00C24E60" w:rsidP="00E85706">
            <w:pPr>
              <w:pStyle w:val="TableText"/>
              <w:rPr>
                <w:rStyle w:val="StyleLatinSegoeUI10pt"/>
                <w:sz w:val="16"/>
                <w:szCs w:val="16"/>
              </w:rPr>
            </w:pPr>
          </w:p>
        </w:tc>
        <w:tc>
          <w:tcPr>
            <w:tcW w:w="2268" w:type="dxa"/>
          </w:tcPr>
          <w:p w14:paraId="2DC5C679" w14:textId="77777777" w:rsidR="00C24E60" w:rsidRPr="00E85706" w:rsidRDefault="00C24E60" w:rsidP="00E85706">
            <w:pPr>
              <w:pStyle w:val="TableText"/>
              <w:rPr>
                <w:rStyle w:val="StyleLatinSegoeUI10pt"/>
                <w:sz w:val="16"/>
                <w:szCs w:val="16"/>
              </w:rPr>
            </w:pPr>
          </w:p>
        </w:tc>
        <w:tc>
          <w:tcPr>
            <w:tcW w:w="2862" w:type="dxa"/>
          </w:tcPr>
          <w:p w14:paraId="175BDFC2" w14:textId="77777777" w:rsidR="00C24E60" w:rsidRPr="00E85706" w:rsidRDefault="00C24E60" w:rsidP="00E85706">
            <w:pPr>
              <w:pStyle w:val="TableText"/>
              <w:rPr>
                <w:rStyle w:val="StyleLatinSegoeUI10pt"/>
                <w:sz w:val="16"/>
                <w:szCs w:val="16"/>
              </w:rPr>
            </w:pPr>
          </w:p>
        </w:tc>
        <w:tc>
          <w:tcPr>
            <w:tcW w:w="2160" w:type="dxa"/>
          </w:tcPr>
          <w:p w14:paraId="3AA3DA1D" w14:textId="77777777" w:rsidR="00C24E60" w:rsidRPr="00E85706" w:rsidRDefault="00C24E60" w:rsidP="00E85706">
            <w:pPr>
              <w:pStyle w:val="TableText"/>
              <w:rPr>
                <w:rStyle w:val="StyleLatinSegoeUI10pt"/>
                <w:sz w:val="16"/>
                <w:szCs w:val="16"/>
              </w:rPr>
            </w:pPr>
          </w:p>
        </w:tc>
      </w:tr>
    </w:tbl>
    <w:p w14:paraId="22D2316A" w14:textId="77777777" w:rsidR="00C24E60" w:rsidRDefault="00C24E60" w:rsidP="00C24E60"/>
    <w:p w14:paraId="74BE86CC" w14:textId="77777777" w:rsidR="00C24E60" w:rsidRDefault="00C24E60" w:rsidP="004A1130">
      <w:pPr>
        <w:pStyle w:val="TOCHeading"/>
      </w:pPr>
      <w:r>
        <w:lastRenderedPageBreak/>
        <w:t>Table of Contents</w:t>
      </w:r>
    </w:p>
    <w:p w14:paraId="3919D828" w14:textId="43B817D0" w:rsidR="00926F91" w:rsidRDefault="005E6B26">
      <w:pPr>
        <w:pStyle w:val="TOC2"/>
        <w:rPr>
          <w:rFonts w:asciiTheme="minorHAnsi" w:hAnsiTheme="minorHAnsi"/>
          <w:noProof/>
        </w:rPr>
      </w:pPr>
      <w:r>
        <w:fldChar w:fldCharType="begin"/>
      </w:r>
      <w:r>
        <w:instrText xml:space="preserve"> TOC \o "1-3" \h \z \u </w:instrText>
      </w:r>
      <w:r>
        <w:fldChar w:fldCharType="separate"/>
      </w:r>
      <w:hyperlink w:anchor="_Toc96070578" w:history="1">
        <w:r w:rsidR="00926F91" w:rsidRPr="00163EAB">
          <w:rPr>
            <w:rStyle w:val="Hyperlink"/>
            <w:noProof/>
          </w:rPr>
          <w:t>Table of Figures</w:t>
        </w:r>
        <w:r w:rsidR="00926F91">
          <w:rPr>
            <w:noProof/>
            <w:webHidden/>
          </w:rPr>
          <w:tab/>
        </w:r>
        <w:r w:rsidR="00926F91">
          <w:rPr>
            <w:noProof/>
            <w:webHidden/>
          </w:rPr>
          <w:fldChar w:fldCharType="begin"/>
        </w:r>
        <w:r w:rsidR="00926F91">
          <w:rPr>
            <w:noProof/>
            <w:webHidden/>
          </w:rPr>
          <w:instrText xml:space="preserve"> PAGEREF _Toc96070578 \h </w:instrText>
        </w:r>
        <w:r w:rsidR="00926F91">
          <w:rPr>
            <w:noProof/>
            <w:webHidden/>
          </w:rPr>
        </w:r>
        <w:r w:rsidR="00926F91">
          <w:rPr>
            <w:noProof/>
            <w:webHidden/>
          </w:rPr>
          <w:fldChar w:fldCharType="separate"/>
        </w:r>
        <w:r w:rsidR="00926F91">
          <w:rPr>
            <w:noProof/>
            <w:webHidden/>
          </w:rPr>
          <w:t>4</w:t>
        </w:r>
        <w:r w:rsidR="00926F91">
          <w:rPr>
            <w:noProof/>
            <w:webHidden/>
          </w:rPr>
          <w:fldChar w:fldCharType="end"/>
        </w:r>
      </w:hyperlink>
    </w:p>
    <w:p w14:paraId="2F86432F" w14:textId="067FFDA4" w:rsidR="00926F91" w:rsidRDefault="00824BAA">
      <w:pPr>
        <w:pStyle w:val="TOC1"/>
        <w:tabs>
          <w:tab w:val="left" w:pos="432"/>
        </w:tabs>
        <w:rPr>
          <w:rFonts w:asciiTheme="minorHAnsi" w:hAnsiTheme="minorHAnsi"/>
          <w:sz w:val="22"/>
        </w:rPr>
      </w:pPr>
      <w:hyperlink w:anchor="_Toc96070579" w:history="1">
        <w:r w:rsidR="00926F91" w:rsidRPr="00163EAB">
          <w:rPr>
            <w:rStyle w:val="Hyperlink"/>
          </w:rPr>
          <w:t>1</w:t>
        </w:r>
        <w:r w:rsidR="00926F91">
          <w:rPr>
            <w:rFonts w:asciiTheme="minorHAnsi" w:hAnsiTheme="minorHAnsi"/>
            <w:sz w:val="22"/>
          </w:rPr>
          <w:tab/>
        </w:r>
        <w:r w:rsidR="00926F91" w:rsidRPr="00163EAB">
          <w:rPr>
            <w:rStyle w:val="Hyperlink"/>
          </w:rPr>
          <w:t>Introduction</w:t>
        </w:r>
        <w:r w:rsidR="00926F91">
          <w:rPr>
            <w:webHidden/>
          </w:rPr>
          <w:tab/>
        </w:r>
        <w:r w:rsidR="00926F91">
          <w:rPr>
            <w:webHidden/>
          </w:rPr>
          <w:fldChar w:fldCharType="begin"/>
        </w:r>
        <w:r w:rsidR="00926F91">
          <w:rPr>
            <w:webHidden/>
          </w:rPr>
          <w:instrText xml:space="preserve"> PAGEREF _Toc96070579 \h </w:instrText>
        </w:r>
        <w:r w:rsidR="00926F91">
          <w:rPr>
            <w:webHidden/>
          </w:rPr>
        </w:r>
        <w:r w:rsidR="00926F91">
          <w:rPr>
            <w:webHidden/>
          </w:rPr>
          <w:fldChar w:fldCharType="separate"/>
        </w:r>
        <w:r w:rsidR="00926F91">
          <w:rPr>
            <w:webHidden/>
          </w:rPr>
          <w:t>6</w:t>
        </w:r>
        <w:r w:rsidR="00926F91">
          <w:rPr>
            <w:webHidden/>
          </w:rPr>
          <w:fldChar w:fldCharType="end"/>
        </w:r>
      </w:hyperlink>
    </w:p>
    <w:p w14:paraId="4CCC34F2" w14:textId="458E4931" w:rsidR="00926F91" w:rsidRDefault="00824BAA">
      <w:pPr>
        <w:pStyle w:val="TOC1"/>
        <w:tabs>
          <w:tab w:val="left" w:pos="432"/>
        </w:tabs>
        <w:rPr>
          <w:rFonts w:asciiTheme="minorHAnsi" w:hAnsiTheme="minorHAnsi"/>
          <w:sz w:val="22"/>
        </w:rPr>
      </w:pPr>
      <w:hyperlink w:anchor="_Toc96070580" w:history="1">
        <w:r w:rsidR="00926F91" w:rsidRPr="00163EAB">
          <w:rPr>
            <w:rStyle w:val="Hyperlink"/>
          </w:rPr>
          <w:t>2</w:t>
        </w:r>
        <w:r w:rsidR="00926F91">
          <w:rPr>
            <w:rFonts w:asciiTheme="minorHAnsi" w:hAnsiTheme="minorHAnsi"/>
            <w:sz w:val="22"/>
          </w:rPr>
          <w:tab/>
        </w:r>
        <w:r w:rsidR="00926F91" w:rsidRPr="00163EAB">
          <w:rPr>
            <w:rStyle w:val="Hyperlink"/>
          </w:rPr>
          <w:t>App Submission/Approval Summary</w:t>
        </w:r>
        <w:r w:rsidR="00926F91">
          <w:rPr>
            <w:webHidden/>
          </w:rPr>
          <w:tab/>
        </w:r>
        <w:r w:rsidR="00926F91">
          <w:rPr>
            <w:webHidden/>
          </w:rPr>
          <w:fldChar w:fldCharType="begin"/>
        </w:r>
        <w:r w:rsidR="00926F91">
          <w:rPr>
            <w:webHidden/>
          </w:rPr>
          <w:instrText xml:space="preserve"> PAGEREF _Toc96070580 \h </w:instrText>
        </w:r>
        <w:r w:rsidR="00926F91">
          <w:rPr>
            <w:webHidden/>
          </w:rPr>
        </w:r>
        <w:r w:rsidR="00926F91">
          <w:rPr>
            <w:webHidden/>
          </w:rPr>
          <w:fldChar w:fldCharType="separate"/>
        </w:r>
        <w:r w:rsidR="00926F91">
          <w:rPr>
            <w:webHidden/>
          </w:rPr>
          <w:t>7</w:t>
        </w:r>
        <w:r w:rsidR="00926F91">
          <w:rPr>
            <w:webHidden/>
          </w:rPr>
          <w:fldChar w:fldCharType="end"/>
        </w:r>
      </w:hyperlink>
    </w:p>
    <w:p w14:paraId="5117FDB5" w14:textId="7690A05D" w:rsidR="00926F91" w:rsidRDefault="00824BAA">
      <w:pPr>
        <w:pStyle w:val="TOC1"/>
        <w:tabs>
          <w:tab w:val="left" w:pos="432"/>
        </w:tabs>
        <w:rPr>
          <w:rFonts w:asciiTheme="minorHAnsi" w:hAnsiTheme="minorHAnsi"/>
          <w:sz w:val="22"/>
        </w:rPr>
      </w:pPr>
      <w:hyperlink w:anchor="_Toc96070581" w:history="1">
        <w:r w:rsidR="00926F91" w:rsidRPr="00163EAB">
          <w:rPr>
            <w:rStyle w:val="Hyperlink"/>
          </w:rPr>
          <w:t>3</w:t>
        </w:r>
        <w:r w:rsidR="00926F91">
          <w:rPr>
            <w:rFonts w:asciiTheme="minorHAnsi" w:hAnsiTheme="minorHAnsi"/>
            <w:sz w:val="22"/>
          </w:rPr>
          <w:tab/>
        </w:r>
        <w:r w:rsidR="00926F91" w:rsidRPr="00163EAB">
          <w:rPr>
            <w:rStyle w:val="Hyperlink"/>
          </w:rPr>
          <w:t>App Testing/Approval Summary</w:t>
        </w:r>
        <w:r w:rsidR="00926F91">
          <w:rPr>
            <w:webHidden/>
          </w:rPr>
          <w:tab/>
        </w:r>
        <w:r w:rsidR="00926F91">
          <w:rPr>
            <w:webHidden/>
          </w:rPr>
          <w:fldChar w:fldCharType="begin"/>
        </w:r>
        <w:r w:rsidR="00926F91">
          <w:rPr>
            <w:webHidden/>
          </w:rPr>
          <w:instrText xml:space="preserve"> PAGEREF _Toc96070581 \h </w:instrText>
        </w:r>
        <w:r w:rsidR="00926F91">
          <w:rPr>
            <w:webHidden/>
          </w:rPr>
        </w:r>
        <w:r w:rsidR="00926F91">
          <w:rPr>
            <w:webHidden/>
          </w:rPr>
          <w:fldChar w:fldCharType="separate"/>
        </w:r>
        <w:r w:rsidR="00926F91">
          <w:rPr>
            <w:webHidden/>
          </w:rPr>
          <w:t>8</w:t>
        </w:r>
        <w:r w:rsidR="00926F91">
          <w:rPr>
            <w:webHidden/>
          </w:rPr>
          <w:fldChar w:fldCharType="end"/>
        </w:r>
      </w:hyperlink>
    </w:p>
    <w:p w14:paraId="206CE1C5" w14:textId="3FFF37AF" w:rsidR="00926F91" w:rsidRDefault="00824BAA">
      <w:pPr>
        <w:pStyle w:val="TOC1"/>
        <w:tabs>
          <w:tab w:val="left" w:pos="432"/>
        </w:tabs>
        <w:rPr>
          <w:rFonts w:asciiTheme="minorHAnsi" w:hAnsiTheme="minorHAnsi"/>
          <w:sz w:val="22"/>
        </w:rPr>
      </w:pPr>
      <w:hyperlink w:anchor="_Toc96070582" w:history="1">
        <w:r w:rsidR="00926F91" w:rsidRPr="00163EAB">
          <w:rPr>
            <w:rStyle w:val="Hyperlink"/>
          </w:rPr>
          <w:t>4</w:t>
        </w:r>
        <w:r w:rsidR="00926F91">
          <w:rPr>
            <w:rFonts w:asciiTheme="minorHAnsi" w:hAnsiTheme="minorHAnsi"/>
            <w:sz w:val="22"/>
          </w:rPr>
          <w:tab/>
        </w:r>
        <w:r w:rsidR="00926F91" w:rsidRPr="00163EAB">
          <w:rPr>
            <w:rStyle w:val="Hyperlink"/>
          </w:rPr>
          <w:t>SPFx Deployment</w:t>
        </w:r>
        <w:r w:rsidR="00926F91">
          <w:rPr>
            <w:webHidden/>
          </w:rPr>
          <w:tab/>
        </w:r>
        <w:r w:rsidR="00926F91">
          <w:rPr>
            <w:webHidden/>
          </w:rPr>
          <w:fldChar w:fldCharType="begin"/>
        </w:r>
        <w:r w:rsidR="00926F91">
          <w:rPr>
            <w:webHidden/>
          </w:rPr>
          <w:instrText xml:space="preserve"> PAGEREF _Toc96070582 \h </w:instrText>
        </w:r>
        <w:r w:rsidR="00926F91">
          <w:rPr>
            <w:webHidden/>
          </w:rPr>
        </w:r>
        <w:r w:rsidR="00926F91">
          <w:rPr>
            <w:webHidden/>
          </w:rPr>
          <w:fldChar w:fldCharType="separate"/>
        </w:r>
        <w:r w:rsidR="00926F91">
          <w:rPr>
            <w:webHidden/>
          </w:rPr>
          <w:t>9</w:t>
        </w:r>
        <w:r w:rsidR="00926F91">
          <w:rPr>
            <w:webHidden/>
          </w:rPr>
          <w:fldChar w:fldCharType="end"/>
        </w:r>
      </w:hyperlink>
    </w:p>
    <w:p w14:paraId="0C1E1451" w14:textId="12E598A6" w:rsidR="00926F91" w:rsidRDefault="00824BAA">
      <w:pPr>
        <w:pStyle w:val="TOC2"/>
        <w:rPr>
          <w:rFonts w:asciiTheme="minorHAnsi" w:hAnsiTheme="minorHAnsi"/>
          <w:noProof/>
        </w:rPr>
      </w:pPr>
      <w:hyperlink w:anchor="_Toc96070583" w:history="1">
        <w:r w:rsidR="00926F91" w:rsidRPr="00163EAB">
          <w:rPr>
            <w:rStyle w:val="Hyperlink"/>
            <w:noProof/>
          </w:rPr>
          <w:t>4.1</w:t>
        </w:r>
        <w:r w:rsidR="00926F91">
          <w:rPr>
            <w:rFonts w:asciiTheme="minorHAnsi" w:hAnsiTheme="minorHAnsi"/>
            <w:noProof/>
          </w:rPr>
          <w:tab/>
        </w:r>
        <w:r w:rsidR="00926F91" w:rsidRPr="00163EAB">
          <w:rPr>
            <w:rStyle w:val="Hyperlink"/>
            <w:noProof/>
          </w:rPr>
          <w:t>SPFx Deployment Scopes</w:t>
        </w:r>
        <w:r w:rsidR="00926F91">
          <w:rPr>
            <w:noProof/>
            <w:webHidden/>
          </w:rPr>
          <w:tab/>
        </w:r>
        <w:r w:rsidR="00926F91">
          <w:rPr>
            <w:noProof/>
            <w:webHidden/>
          </w:rPr>
          <w:fldChar w:fldCharType="begin"/>
        </w:r>
        <w:r w:rsidR="00926F91">
          <w:rPr>
            <w:noProof/>
            <w:webHidden/>
          </w:rPr>
          <w:instrText xml:space="preserve"> PAGEREF _Toc96070583 \h </w:instrText>
        </w:r>
        <w:r w:rsidR="00926F91">
          <w:rPr>
            <w:noProof/>
            <w:webHidden/>
          </w:rPr>
        </w:r>
        <w:r w:rsidR="00926F91">
          <w:rPr>
            <w:noProof/>
            <w:webHidden/>
          </w:rPr>
          <w:fldChar w:fldCharType="separate"/>
        </w:r>
        <w:r w:rsidR="00926F91">
          <w:rPr>
            <w:noProof/>
            <w:webHidden/>
          </w:rPr>
          <w:t>9</w:t>
        </w:r>
        <w:r w:rsidR="00926F91">
          <w:rPr>
            <w:noProof/>
            <w:webHidden/>
          </w:rPr>
          <w:fldChar w:fldCharType="end"/>
        </w:r>
      </w:hyperlink>
    </w:p>
    <w:p w14:paraId="78FE216B" w14:textId="243B1488" w:rsidR="00926F91" w:rsidRDefault="00824BAA">
      <w:pPr>
        <w:pStyle w:val="TOC2"/>
        <w:rPr>
          <w:rFonts w:asciiTheme="minorHAnsi" w:hAnsiTheme="minorHAnsi"/>
          <w:noProof/>
        </w:rPr>
      </w:pPr>
      <w:hyperlink w:anchor="_Toc96070584" w:history="1">
        <w:r w:rsidR="00926F91" w:rsidRPr="00163EAB">
          <w:rPr>
            <w:rStyle w:val="Hyperlink"/>
            <w:noProof/>
          </w:rPr>
          <w:t>4.2</w:t>
        </w:r>
        <w:r w:rsidR="00926F91">
          <w:rPr>
            <w:rFonts w:asciiTheme="minorHAnsi" w:hAnsiTheme="minorHAnsi"/>
            <w:noProof/>
          </w:rPr>
          <w:tab/>
        </w:r>
        <w:r w:rsidR="00926F91" w:rsidRPr="00163EAB">
          <w:rPr>
            <w:rStyle w:val="Hyperlink"/>
            <w:noProof/>
          </w:rPr>
          <w:t>Managing SPFx Package</w:t>
        </w:r>
        <w:r w:rsidR="00926F91">
          <w:rPr>
            <w:noProof/>
            <w:webHidden/>
          </w:rPr>
          <w:tab/>
        </w:r>
        <w:r w:rsidR="00926F91">
          <w:rPr>
            <w:noProof/>
            <w:webHidden/>
          </w:rPr>
          <w:fldChar w:fldCharType="begin"/>
        </w:r>
        <w:r w:rsidR="00926F91">
          <w:rPr>
            <w:noProof/>
            <w:webHidden/>
          </w:rPr>
          <w:instrText xml:space="preserve"> PAGEREF _Toc96070584 \h </w:instrText>
        </w:r>
        <w:r w:rsidR="00926F91">
          <w:rPr>
            <w:noProof/>
            <w:webHidden/>
          </w:rPr>
        </w:r>
        <w:r w:rsidR="00926F91">
          <w:rPr>
            <w:noProof/>
            <w:webHidden/>
          </w:rPr>
          <w:fldChar w:fldCharType="separate"/>
        </w:r>
        <w:r w:rsidR="00926F91">
          <w:rPr>
            <w:noProof/>
            <w:webHidden/>
          </w:rPr>
          <w:t>9</w:t>
        </w:r>
        <w:r w:rsidR="00926F91">
          <w:rPr>
            <w:noProof/>
            <w:webHidden/>
          </w:rPr>
          <w:fldChar w:fldCharType="end"/>
        </w:r>
      </w:hyperlink>
    </w:p>
    <w:p w14:paraId="4854F657" w14:textId="6553A58F" w:rsidR="00926F91" w:rsidRDefault="00824BAA">
      <w:pPr>
        <w:pStyle w:val="TOC3"/>
        <w:rPr>
          <w:rFonts w:asciiTheme="minorHAnsi" w:eastAsiaTheme="minorEastAsia" w:hAnsiTheme="minorHAnsi"/>
          <w:noProof/>
          <w:spacing w:val="0"/>
          <w:sz w:val="22"/>
          <w:szCs w:val="22"/>
        </w:rPr>
      </w:pPr>
      <w:hyperlink w:anchor="_Toc96070585" w:history="1">
        <w:r w:rsidR="00926F91" w:rsidRPr="00163EAB">
          <w:rPr>
            <w:rStyle w:val="Hyperlink"/>
            <w:noProof/>
            <w14:scene3d>
              <w14:camera w14:prst="orthographicFront"/>
              <w14:lightRig w14:rig="threePt" w14:dir="t">
                <w14:rot w14:lat="0" w14:lon="0" w14:rev="0"/>
              </w14:lightRig>
            </w14:scene3d>
          </w:rPr>
          <w:t>4.2.1</w:t>
        </w:r>
        <w:r w:rsidR="00926F91">
          <w:rPr>
            <w:rFonts w:asciiTheme="minorHAnsi" w:eastAsiaTheme="minorEastAsia" w:hAnsiTheme="minorHAnsi"/>
            <w:noProof/>
            <w:spacing w:val="0"/>
            <w:sz w:val="22"/>
            <w:szCs w:val="22"/>
          </w:rPr>
          <w:tab/>
        </w:r>
        <w:r w:rsidR="00926F91" w:rsidRPr="00163EAB">
          <w:rPr>
            <w:rStyle w:val="Hyperlink"/>
            <w:noProof/>
          </w:rPr>
          <w:t>Access the Application Catalog</w:t>
        </w:r>
        <w:r w:rsidR="00926F91">
          <w:rPr>
            <w:noProof/>
            <w:webHidden/>
          </w:rPr>
          <w:tab/>
        </w:r>
        <w:r w:rsidR="00926F91">
          <w:rPr>
            <w:noProof/>
            <w:webHidden/>
          </w:rPr>
          <w:fldChar w:fldCharType="begin"/>
        </w:r>
        <w:r w:rsidR="00926F91">
          <w:rPr>
            <w:noProof/>
            <w:webHidden/>
          </w:rPr>
          <w:instrText xml:space="preserve"> PAGEREF _Toc96070585 \h </w:instrText>
        </w:r>
        <w:r w:rsidR="00926F91">
          <w:rPr>
            <w:noProof/>
            <w:webHidden/>
          </w:rPr>
        </w:r>
        <w:r w:rsidR="00926F91">
          <w:rPr>
            <w:noProof/>
            <w:webHidden/>
          </w:rPr>
          <w:fldChar w:fldCharType="separate"/>
        </w:r>
        <w:r w:rsidR="00926F91">
          <w:rPr>
            <w:noProof/>
            <w:webHidden/>
          </w:rPr>
          <w:t>10</w:t>
        </w:r>
        <w:r w:rsidR="00926F91">
          <w:rPr>
            <w:noProof/>
            <w:webHidden/>
          </w:rPr>
          <w:fldChar w:fldCharType="end"/>
        </w:r>
      </w:hyperlink>
    </w:p>
    <w:p w14:paraId="7E7B33CE" w14:textId="3354DF2E" w:rsidR="00926F91" w:rsidRDefault="00824BAA">
      <w:pPr>
        <w:pStyle w:val="TOC3"/>
        <w:rPr>
          <w:rFonts w:asciiTheme="minorHAnsi" w:eastAsiaTheme="minorEastAsia" w:hAnsiTheme="minorHAnsi"/>
          <w:noProof/>
          <w:spacing w:val="0"/>
          <w:sz w:val="22"/>
          <w:szCs w:val="22"/>
        </w:rPr>
      </w:pPr>
      <w:hyperlink w:anchor="_Toc96070586" w:history="1">
        <w:r w:rsidR="00926F91" w:rsidRPr="00163EAB">
          <w:rPr>
            <w:rStyle w:val="Hyperlink"/>
            <w:noProof/>
            <w14:scene3d>
              <w14:camera w14:prst="orthographicFront"/>
              <w14:lightRig w14:rig="threePt" w14:dir="t">
                <w14:rot w14:lat="0" w14:lon="0" w14:rev="0"/>
              </w14:lightRig>
            </w14:scene3d>
          </w:rPr>
          <w:t>4.2.2</w:t>
        </w:r>
        <w:r w:rsidR="00926F91">
          <w:rPr>
            <w:rFonts w:asciiTheme="minorHAnsi" w:eastAsiaTheme="minorEastAsia" w:hAnsiTheme="minorHAnsi"/>
            <w:noProof/>
            <w:spacing w:val="0"/>
            <w:sz w:val="22"/>
            <w:szCs w:val="22"/>
          </w:rPr>
          <w:tab/>
        </w:r>
        <w:r w:rsidR="00926F91" w:rsidRPr="00163EAB">
          <w:rPr>
            <w:rStyle w:val="Hyperlink"/>
            <w:noProof/>
          </w:rPr>
          <w:t>Upload the SPFx Package</w:t>
        </w:r>
        <w:r w:rsidR="00926F91">
          <w:rPr>
            <w:noProof/>
            <w:webHidden/>
          </w:rPr>
          <w:tab/>
        </w:r>
        <w:r w:rsidR="00926F91">
          <w:rPr>
            <w:noProof/>
            <w:webHidden/>
          </w:rPr>
          <w:fldChar w:fldCharType="begin"/>
        </w:r>
        <w:r w:rsidR="00926F91">
          <w:rPr>
            <w:noProof/>
            <w:webHidden/>
          </w:rPr>
          <w:instrText xml:space="preserve"> PAGEREF _Toc96070586 \h </w:instrText>
        </w:r>
        <w:r w:rsidR="00926F91">
          <w:rPr>
            <w:noProof/>
            <w:webHidden/>
          </w:rPr>
        </w:r>
        <w:r w:rsidR="00926F91">
          <w:rPr>
            <w:noProof/>
            <w:webHidden/>
          </w:rPr>
          <w:fldChar w:fldCharType="separate"/>
        </w:r>
        <w:r w:rsidR="00926F91">
          <w:rPr>
            <w:noProof/>
            <w:webHidden/>
          </w:rPr>
          <w:t>11</w:t>
        </w:r>
        <w:r w:rsidR="00926F91">
          <w:rPr>
            <w:noProof/>
            <w:webHidden/>
          </w:rPr>
          <w:fldChar w:fldCharType="end"/>
        </w:r>
      </w:hyperlink>
    </w:p>
    <w:p w14:paraId="577F5B9F" w14:textId="615E7605" w:rsidR="00926F91" w:rsidRDefault="00824BAA">
      <w:pPr>
        <w:pStyle w:val="TOC3"/>
        <w:rPr>
          <w:rFonts w:asciiTheme="minorHAnsi" w:eastAsiaTheme="minorEastAsia" w:hAnsiTheme="minorHAnsi"/>
          <w:noProof/>
          <w:spacing w:val="0"/>
          <w:sz w:val="22"/>
          <w:szCs w:val="22"/>
        </w:rPr>
      </w:pPr>
      <w:hyperlink w:anchor="_Toc96070587" w:history="1">
        <w:r w:rsidR="00926F91" w:rsidRPr="00163EAB">
          <w:rPr>
            <w:rStyle w:val="Hyperlink"/>
            <w:noProof/>
            <w14:scene3d>
              <w14:camera w14:prst="orthographicFront"/>
              <w14:lightRig w14:rig="threePt" w14:dir="t">
                <w14:rot w14:lat="0" w14:lon="0" w14:rev="0"/>
              </w14:lightRig>
            </w14:scene3d>
          </w:rPr>
          <w:t>4.2.3</w:t>
        </w:r>
        <w:r w:rsidR="00926F91">
          <w:rPr>
            <w:rFonts w:asciiTheme="minorHAnsi" w:eastAsiaTheme="minorEastAsia" w:hAnsiTheme="minorHAnsi"/>
            <w:noProof/>
            <w:spacing w:val="0"/>
            <w:sz w:val="22"/>
            <w:szCs w:val="22"/>
          </w:rPr>
          <w:tab/>
        </w:r>
        <w:r w:rsidR="00926F91" w:rsidRPr="00163EAB">
          <w:rPr>
            <w:rStyle w:val="Hyperlink"/>
            <w:noProof/>
          </w:rPr>
          <w:t>Deploy the SPFx Package</w:t>
        </w:r>
        <w:r w:rsidR="00926F91">
          <w:rPr>
            <w:noProof/>
            <w:webHidden/>
          </w:rPr>
          <w:tab/>
        </w:r>
        <w:r w:rsidR="00926F91">
          <w:rPr>
            <w:noProof/>
            <w:webHidden/>
          </w:rPr>
          <w:fldChar w:fldCharType="begin"/>
        </w:r>
        <w:r w:rsidR="00926F91">
          <w:rPr>
            <w:noProof/>
            <w:webHidden/>
          </w:rPr>
          <w:instrText xml:space="preserve"> PAGEREF _Toc96070587 \h </w:instrText>
        </w:r>
        <w:r w:rsidR="00926F91">
          <w:rPr>
            <w:noProof/>
            <w:webHidden/>
          </w:rPr>
        </w:r>
        <w:r w:rsidR="00926F91">
          <w:rPr>
            <w:noProof/>
            <w:webHidden/>
          </w:rPr>
          <w:fldChar w:fldCharType="separate"/>
        </w:r>
        <w:r w:rsidR="00926F91">
          <w:rPr>
            <w:noProof/>
            <w:webHidden/>
          </w:rPr>
          <w:t>12</w:t>
        </w:r>
        <w:r w:rsidR="00926F91">
          <w:rPr>
            <w:noProof/>
            <w:webHidden/>
          </w:rPr>
          <w:fldChar w:fldCharType="end"/>
        </w:r>
      </w:hyperlink>
    </w:p>
    <w:p w14:paraId="4BEAD148" w14:textId="06820978" w:rsidR="00926F91" w:rsidRDefault="00824BAA">
      <w:pPr>
        <w:pStyle w:val="TOC1"/>
        <w:tabs>
          <w:tab w:val="left" w:pos="432"/>
        </w:tabs>
        <w:rPr>
          <w:rFonts w:asciiTheme="minorHAnsi" w:hAnsiTheme="minorHAnsi"/>
          <w:sz w:val="22"/>
        </w:rPr>
      </w:pPr>
      <w:hyperlink w:anchor="_Toc96070588" w:history="1">
        <w:r w:rsidR="00926F91" w:rsidRPr="00163EAB">
          <w:rPr>
            <w:rStyle w:val="Hyperlink"/>
          </w:rPr>
          <w:t>5</w:t>
        </w:r>
        <w:r w:rsidR="00926F91">
          <w:rPr>
            <w:rFonts w:asciiTheme="minorHAnsi" w:hAnsiTheme="minorHAnsi"/>
            <w:sz w:val="22"/>
          </w:rPr>
          <w:tab/>
        </w:r>
        <w:r w:rsidR="00926F91" w:rsidRPr="00163EAB">
          <w:rPr>
            <w:rStyle w:val="Hyperlink"/>
          </w:rPr>
          <w:t>Operations &amp; Management (O&amp;M)</w:t>
        </w:r>
        <w:r w:rsidR="00926F91">
          <w:rPr>
            <w:webHidden/>
          </w:rPr>
          <w:tab/>
        </w:r>
        <w:r w:rsidR="00926F91">
          <w:rPr>
            <w:webHidden/>
          </w:rPr>
          <w:fldChar w:fldCharType="begin"/>
        </w:r>
        <w:r w:rsidR="00926F91">
          <w:rPr>
            <w:webHidden/>
          </w:rPr>
          <w:instrText xml:space="preserve"> PAGEREF _Toc96070588 \h </w:instrText>
        </w:r>
        <w:r w:rsidR="00926F91">
          <w:rPr>
            <w:webHidden/>
          </w:rPr>
        </w:r>
        <w:r w:rsidR="00926F91">
          <w:rPr>
            <w:webHidden/>
          </w:rPr>
          <w:fldChar w:fldCharType="separate"/>
        </w:r>
        <w:r w:rsidR="00926F91">
          <w:rPr>
            <w:webHidden/>
          </w:rPr>
          <w:t>20</w:t>
        </w:r>
        <w:r w:rsidR="00926F91">
          <w:rPr>
            <w:webHidden/>
          </w:rPr>
          <w:fldChar w:fldCharType="end"/>
        </w:r>
      </w:hyperlink>
    </w:p>
    <w:p w14:paraId="0A6B8DED" w14:textId="52ABCA6B" w:rsidR="00926F91" w:rsidRDefault="00824BAA">
      <w:pPr>
        <w:pStyle w:val="TOC2"/>
        <w:rPr>
          <w:rFonts w:asciiTheme="minorHAnsi" w:hAnsiTheme="minorHAnsi"/>
          <w:noProof/>
        </w:rPr>
      </w:pPr>
      <w:hyperlink w:anchor="_Toc96070589" w:history="1">
        <w:r w:rsidR="00926F91" w:rsidRPr="00163EAB">
          <w:rPr>
            <w:rStyle w:val="Hyperlink"/>
            <w:noProof/>
          </w:rPr>
          <w:t>5.1</w:t>
        </w:r>
        <w:r w:rsidR="00926F91">
          <w:rPr>
            <w:rFonts w:asciiTheme="minorHAnsi" w:hAnsiTheme="minorHAnsi"/>
            <w:noProof/>
          </w:rPr>
          <w:tab/>
        </w:r>
        <w:r w:rsidR="00926F91" w:rsidRPr="00163EAB">
          <w:rPr>
            <w:rStyle w:val="Hyperlink"/>
            <w:noProof/>
          </w:rPr>
          <w:t>Site Collection App Catalog</w:t>
        </w:r>
        <w:r w:rsidR="00926F91">
          <w:rPr>
            <w:noProof/>
            <w:webHidden/>
          </w:rPr>
          <w:tab/>
        </w:r>
        <w:r w:rsidR="00926F91">
          <w:rPr>
            <w:noProof/>
            <w:webHidden/>
          </w:rPr>
          <w:fldChar w:fldCharType="begin"/>
        </w:r>
        <w:r w:rsidR="00926F91">
          <w:rPr>
            <w:noProof/>
            <w:webHidden/>
          </w:rPr>
          <w:instrText xml:space="preserve"> PAGEREF _Toc96070589 \h </w:instrText>
        </w:r>
        <w:r w:rsidR="00926F91">
          <w:rPr>
            <w:noProof/>
            <w:webHidden/>
          </w:rPr>
        </w:r>
        <w:r w:rsidR="00926F91">
          <w:rPr>
            <w:noProof/>
            <w:webHidden/>
          </w:rPr>
          <w:fldChar w:fldCharType="separate"/>
        </w:r>
        <w:r w:rsidR="00926F91">
          <w:rPr>
            <w:noProof/>
            <w:webHidden/>
          </w:rPr>
          <w:t>20</w:t>
        </w:r>
        <w:r w:rsidR="00926F91">
          <w:rPr>
            <w:noProof/>
            <w:webHidden/>
          </w:rPr>
          <w:fldChar w:fldCharType="end"/>
        </w:r>
      </w:hyperlink>
    </w:p>
    <w:p w14:paraId="5B307D9C" w14:textId="482616B2" w:rsidR="00926F91" w:rsidRDefault="00824BAA">
      <w:pPr>
        <w:pStyle w:val="TOC3"/>
        <w:rPr>
          <w:rFonts w:asciiTheme="minorHAnsi" w:eastAsiaTheme="minorEastAsia" w:hAnsiTheme="minorHAnsi"/>
          <w:noProof/>
          <w:spacing w:val="0"/>
          <w:sz w:val="22"/>
          <w:szCs w:val="22"/>
        </w:rPr>
      </w:pPr>
      <w:hyperlink w:anchor="_Toc96070590" w:history="1">
        <w:r w:rsidR="00926F91" w:rsidRPr="00163EAB">
          <w:rPr>
            <w:rStyle w:val="Hyperlink"/>
            <w:noProof/>
            <w14:scene3d>
              <w14:camera w14:prst="orthographicFront"/>
              <w14:lightRig w14:rig="threePt" w14:dir="t">
                <w14:rot w14:lat="0" w14:lon="0" w14:rev="0"/>
              </w14:lightRig>
            </w14:scene3d>
          </w:rPr>
          <w:t>5.1.1</w:t>
        </w:r>
        <w:r w:rsidR="00926F91">
          <w:rPr>
            <w:rFonts w:asciiTheme="minorHAnsi" w:eastAsiaTheme="minorEastAsia" w:hAnsiTheme="minorHAnsi"/>
            <w:noProof/>
            <w:spacing w:val="0"/>
            <w:sz w:val="22"/>
            <w:szCs w:val="22"/>
          </w:rPr>
          <w:tab/>
        </w:r>
        <w:r w:rsidR="00926F91" w:rsidRPr="00163EAB">
          <w:rPr>
            <w:rStyle w:val="Hyperlink"/>
            <w:noProof/>
          </w:rPr>
          <w:t>Helpdesk Support</w:t>
        </w:r>
        <w:r w:rsidR="00926F91">
          <w:rPr>
            <w:noProof/>
            <w:webHidden/>
          </w:rPr>
          <w:tab/>
        </w:r>
        <w:r w:rsidR="00926F91">
          <w:rPr>
            <w:noProof/>
            <w:webHidden/>
          </w:rPr>
          <w:fldChar w:fldCharType="begin"/>
        </w:r>
        <w:r w:rsidR="00926F91">
          <w:rPr>
            <w:noProof/>
            <w:webHidden/>
          </w:rPr>
          <w:instrText xml:space="preserve"> PAGEREF _Toc96070590 \h </w:instrText>
        </w:r>
        <w:r w:rsidR="00926F91">
          <w:rPr>
            <w:noProof/>
            <w:webHidden/>
          </w:rPr>
        </w:r>
        <w:r w:rsidR="00926F91">
          <w:rPr>
            <w:noProof/>
            <w:webHidden/>
          </w:rPr>
          <w:fldChar w:fldCharType="separate"/>
        </w:r>
        <w:r w:rsidR="00926F91">
          <w:rPr>
            <w:noProof/>
            <w:webHidden/>
          </w:rPr>
          <w:t>20</w:t>
        </w:r>
        <w:r w:rsidR="00926F91">
          <w:rPr>
            <w:noProof/>
            <w:webHidden/>
          </w:rPr>
          <w:fldChar w:fldCharType="end"/>
        </w:r>
      </w:hyperlink>
    </w:p>
    <w:p w14:paraId="6E4FB292" w14:textId="4D2F9624" w:rsidR="00926F91" w:rsidRDefault="00824BAA">
      <w:pPr>
        <w:pStyle w:val="TOC3"/>
        <w:rPr>
          <w:rFonts w:asciiTheme="minorHAnsi" w:eastAsiaTheme="minorEastAsia" w:hAnsiTheme="minorHAnsi"/>
          <w:noProof/>
          <w:spacing w:val="0"/>
          <w:sz w:val="22"/>
          <w:szCs w:val="22"/>
        </w:rPr>
      </w:pPr>
      <w:hyperlink w:anchor="_Toc96070591" w:history="1">
        <w:r w:rsidR="00926F91" w:rsidRPr="00163EAB">
          <w:rPr>
            <w:rStyle w:val="Hyperlink"/>
            <w:noProof/>
            <w14:scene3d>
              <w14:camera w14:prst="orthographicFront"/>
              <w14:lightRig w14:rig="threePt" w14:dir="t">
                <w14:rot w14:lat="0" w14:lon="0" w14:rev="0"/>
              </w14:lightRig>
            </w14:scene3d>
          </w:rPr>
          <w:t>5.1.2</w:t>
        </w:r>
        <w:r w:rsidR="00926F91">
          <w:rPr>
            <w:rFonts w:asciiTheme="minorHAnsi" w:eastAsiaTheme="minorEastAsia" w:hAnsiTheme="minorHAnsi"/>
            <w:noProof/>
            <w:spacing w:val="0"/>
            <w:sz w:val="22"/>
            <w:szCs w:val="22"/>
          </w:rPr>
          <w:tab/>
        </w:r>
        <w:r w:rsidR="00926F91" w:rsidRPr="00163EAB">
          <w:rPr>
            <w:rStyle w:val="Hyperlink"/>
            <w:noProof/>
          </w:rPr>
          <w:t>Yearly Review</w:t>
        </w:r>
        <w:r w:rsidR="00926F91">
          <w:rPr>
            <w:noProof/>
            <w:webHidden/>
          </w:rPr>
          <w:tab/>
        </w:r>
        <w:r w:rsidR="00926F91">
          <w:rPr>
            <w:noProof/>
            <w:webHidden/>
          </w:rPr>
          <w:fldChar w:fldCharType="begin"/>
        </w:r>
        <w:r w:rsidR="00926F91">
          <w:rPr>
            <w:noProof/>
            <w:webHidden/>
          </w:rPr>
          <w:instrText xml:space="preserve"> PAGEREF _Toc96070591 \h </w:instrText>
        </w:r>
        <w:r w:rsidR="00926F91">
          <w:rPr>
            <w:noProof/>
            <w:webHidden/>
          </w:rPr>
        </w:r>
        <w:r w:rsidR="00926F91">
          <w:rPr>
            <w:noProof/>
            <w:webHidden/>
          </w:rPr>
          <w:fldChar w:fldCharType="separate"/>
        </w:r>
        <w:r w:rsidR="00926F91">
          <w:rPr>
            <w:noProof/>
            <w:webHidden/>
          </w:rPr>
          <w:t>20</w:t>
        </w:r>
        <w:r w:rsidR="00926F91">
          <w:rPr>
            <w:noProof/>
            <w:webHidden/>
          </w:rPr>
          <w:fldChar w:fldCharType="end"/>
        </w:r>
      </w:hyperlink>
    </w:p>
    <w:p w14:paraId="02827045" w14:textId="2DFE50E2" w:rsidR="00926F91" w:rsidRDefault="00824BAA">
      <w:pPr>
        <w:pStyle w:val="TOC2"/>
        <w:rPr>
          <w:rFonts w:asciiTheme="minorHAnsi" w:hAnsiTheme="minorHAnsi"/>
          <w:noProof/>
        </w:rPr>
      </w:pPr>
      <w:hyperlink w:anchor="_Toc96070592" w:history="1">
        <w:r w:rsidR="00926F91" w:rsidRPr="00163EAB">
          <w:rPr>
            <w:rStyle w:val="Hyperlink"/>
            <w:noProof/>
          </w:rPr>
          <w:t>5.2</w:t>
        </w:r>
        <w:r w:rsidR="00926F91">
          <w:rPr>
            <w:rFonts w:asciiTheme="minorHAnsi" w:hAnsiTheme="minorHAnsi"/>
            <w:noProof/>
          </w:rPr>
          <w:tab/>
        </w:r>
        <w:r w:rsidR="00926F91" w:rsidRPr="00163EAB">
          <w:rPr>
            <w:rStyle w:val="Hyperlink"/>
            <w:noProof/>
          </w:rPr>
          <w:t>Tenant Application Catalog</w:t>
        </w:r>
        <w:r w:rsidR="00926F91">
          <w:rPr>
            <w:noProof/>
            <w:webHidden/>
          </w:rPr>
          <w:tab/>
        </w:r>
        <w:r w:rsidR="00926F91">
          <w:rPr>
            <w:noProof/>
            <w:webHidden/>
          </w:rPr>
          <w:fldChar w:fldCharType="begin"/>
        </w:r>
        <w:r w:rsidR="00926F91">
          <w:rPr>
            <w:noProof/>
            <w:webHidden/>
          </w:rPr>
          <w:instrText xml:space="preserve"> PAGEREF _Toc96070592 \h </w:instrText>
        </w:r>
        <w:r w:rsidR="00926F91">
          <w:rPr>
            <w:noProof/>
            <w:webHidden/>
          </w:rPr>
        </w:r>
        <w:r w:rsidR="00926F91">
          <w:rPr>
            <w:noProof/>
            <w:webHidden/>
          </w:rPr>
          <w:fldChar w:fldCharType="separate"/>
        </w:r>
        <w:r w:rsidR="00926F91">
          <w:rPr>
            <w:noProof/>
            <w:webHidden/>
          </w:rPr>
          <w:t>20</w:t>
        </w:r>
        <w:r w:rsidR="00926F91">
          <w:rPr>
            <w:noProof/>
            <w:webHidden/>
          </w:rPr>
          <w:fldChar w:fldCharType="end"/>
        </w:r>
      </w:hyperlink>
    </w:p>
    <w:p w14:paraId="6119C9D3" w14:textId="06CB90BF" w:rsidR="00926F91" w:rsidRDefault="00824BAA">
      <w:pPr>
        <w:pStyle w:val="TOC3"/>
        <w:rPr>
          <w:rFonts w:asciiTheme="minorHAnsi" w:eastAsiaTheme="minorEastAsia" w:hAnsiTheme="minorHAnsi"/>
          <w:noProof/>
          <w:spacing w:val="0"/>
          <w:sz w:val="22"/>
          <w:szCs w:val="22"/>
        </w:rPr>
      </w:pPr>
      <w:hyperlink w:anchor="_Toc96070593" w:history="1">
        <w:r w:rsidR="00926F91" w:rsidRPr="00163EAB">
          <w:rPr>
            <w:rStyle w:val="Hyperlink"/>
            <w:noProof/>
            <w14:scene3d>
              <w14:camera w14:prst="orthographicFront"/>
              <w14:lightRig w14:rig="threePt" w14:dir="t">
                <w14:rot w14:lat="0" w14:lon="0" w14:rev="0"/>
              </w14:lightRig>
            </w14:scene3d>
          </w:rPr>
          <w:t>5.2.1</w:t>
        </w:r>
        <w:r w:rsidR="00926F91">
          <w:rPr>
            <w:rFonts w:asciiTheme="minorHAnsi" w:eastAsiaTheme="minorEastAsia" w:hAnsiTheme="minorHAnsi"/>
            <w:noProof/>
            <w:spacing w:val="0"/>
            <w:sz w:val="22"/>
            <w:szCs w:val="22"/>
          </w:rPr>
          <w:tab/>
        </w:r>
        <w:r w:rsidR="00926F91" w:rsidRPr="00163EAB">
          <w:rPr>
            <w:rStyle w:val="Hyperlink"/>
            <w:noProof/>
          </w:rPr>
          <w:t>Helpdesk Support</w:t>
        </w:r>
        <w:r w:rsidR="00926F91">
          <w:rPr>
            <w:noProof/>
            <w:webHidden/>
          </w:rPr>
          <w:tab/>
        </w:r>
        <w:r w:rsidR="00926F91">
          <w:rPr>
            <w:noProof/>
            <w:webHidden/>
          </w:rPr>
          <w:fldChar w:fldCharType="begin"/>
        </w:r>
        <w:r w:rsidR="00926F91">
          <w:rPr>
            <w:noProof/>
            <w:webHidden/>
          </w:rPr>
          <w:instrText xml:space="preserve"> PAGEREF _Toc96070593 \h </w:instrText>
        </w:r>
        <w:r w:rsidR="00926F91">
          <w:rPr>
            <w:noProof/>
            <w:webHidden/>
          </w:rPr>
        </w:r>
        <w:r w:rsidR="00926F91">
          <w:rPr>
            <w:noProof/>
            <w:webHidden/>
          </w:rPr>
          <w:fldChar w:fldCharType="separate"/>
        </w:r>
        <w:r w:rsidR="00926F91">
          <w:rPr>
            <w:noProof/>
            <w:webHidden/>
          </w:rPr>
          <w:t>20</w:t>
        </w:r>
        <w:r w:rsidR="00926F91">
          <w:rPr>
            <w:noProof/>
            <w:webHidden/>
          </w:rPr>
          <w:fldChar w:fldCharType="end"/>
        </w:r>
      </w:hyperlink>
    </w:p>
    <w:p w14:paraId="35609DCA" w14:textId="235EA647" w:rsidR="00926F91" w:rsidRDefault="00824BAA">
      <w:pPr>
        <w:pStyle w:val="TOC3"/>
        <w:rPr>
          <w:rFonts w:asciiTheme="minorHAnsi" w:eastAsiaTheme="minorEastAsia" w:hAnsiTheme="minorHAnsi"/>
          <w:noProof/>
          <w:spacing w:val="0"/>
          <w:sz w:val="22"/>
          <w:szCs w:val="22"/>
        </w:rPr>
      </w:pPr>
      <w:hyperlink w:anchor="_Toc96070594" w:history="1">
        <w:r w:rsidR="00926F91" w:rsidRPr="00163EAB">
          <w:rPr>
            <w:rStyle w:val="Hyperlink"/>
            <w:noProof/>
            <w14:scene3d>
              <w14:camera w14:prst="orthographicFront"/>
              <w14:lightRig w14:rig="threePt" w14:dir="t">
                <w14:rot w14:lat="0" w14:lon="0" w14:rev="0"/>
              </w14:lightRig>
            </w14:scene3d>
          </w:rPr>
          <w:t>5.2.2</w:t>
        </w:r>
        <w:r w:rsidR="00926F91">
          <w:rPr>
            <w:rFonts w:asciiTheme="minorHAnsi" w:eastAsiaTheme="minorEastAsia" w:hAnsiTheme="minorHAnsi"/>
            <w:noProof/>
            <w:spacing w:val="0"/>
            <w:sz w:val="22"/>
            <w:szCs w:val="22"/>
          </w:rPr>
          <w:tab/>
        </w:r>
        <w:r w:rsidR="00926F91" w:rsidRPr="00163EAB">
          <w:rPr>
            <w:rStyle w:val="Hyperlink"/>
            <w:noProof/>
          </w:rPr>
          <w:t>Yearly Review</w:t>
        </w:r>
        <w:r w:rsidR="00926F91">
          <w:rPr>
            <w:noProof/>
            <w:webHidden/>
          </w:rPr>
          <w:tab/>
        </w:r>
        <w:r w:rsidR="00926F91">
          <w:rPr>
            <w:noProof/>
            <w:webHidden/>
          </w:rPr>
          <w:fldChar w:fldCharType="begin"/>
        </w:r>
        <w:r w:rsidR="00926F91">
          <w:rPr>
            <w:noProof/>
            <w:webHidden/>
          </w:rPr>
          <w:instrText xml:space="preserve"> PAGEREF _Toc96070594 \h </w:instrText>
        </w:r>
        <w:r w:rsidR="00926F91">
          <w:rPr>
            <w:noProof/>
            <w:webHidden/>
          </w:rPr>
        </w:r>
        <w:r w:rsidR="00926F91">
          <w:rPr>
            <w:noProof/>
            <w:webHidden/>
          </w:rPr>
          <w:fldChar w:fldCharType="separate"/>
        </w:r>
        <w:r w:rsidR="00926F91">
          <w:rPr>
            <w:noProof/>
            <w:webHidden/>
          </w:rPr>
          <w:t>20</w:t>
        </w:r>
        <w:r w:rsidR="00926F91">
          <w:rPr>
            <w:noProof/>
            <w:webHidden/>
          </w:rPr>
          <w:fldChar w:fldCharType="end"/>
        </w:r>
      </w:hyperlink>
    </w:p>
    <w:p w14:paraId="56921BB5" w14:textId="7A77F85A" w:rsidR="00926F91" w:rsidRDefault="00824BAA">
      <w:pPr>
        <w:pStyle w:val="TOC2"/>
        <w:rPr>
          <w:rFonts w:asciiTheme="minorHAnsi" w:hAnsiTheme="minorHAnsi"/>
          <w:noProof/>
        </w:rPr>
      </w:pPr>
      <w:hyperlink w:anchor="_Toc96070595" w:history="1">
        <w:r w:rsidR="00926F91" w:rsidRPr="00163EAB">
          <w:rPr>
            <w:rStyle w:val="Hyperlink"/>
            <w:noProof/>
          </w:rPr>
          <w:t>5.3</w:t>
        </w:r>
        <w:r w:rsidR="00926F91">
          <w:rPr>
            <w:rFonts w:asciiTheme="minorHAnsi" w:hAnsiTheme="minorHAnsi"/>
            <w:noProof/>
          </w:rPr>
          <w:tab/>
        </w:r>
        <w:r w:rsidR="00926F91" w:rsidRPr="00163EAB">
          <w:rPr>
            <w:rStyle w:val="Hyperlink"/>
            <w:noProof/>
          </w:rPr>
          <w:t>Enhancements/Bugs</w:t>
        </w:r>
        <w:r w:rsidR="00926F91">
          <w:rPr>
            <w:noProof/>
            <w:webHidden/>
          </w:rPr>
          <w:tab/>
        </w:r>
        <w:r w:rsidR="00926F91">
          <w:rPr>
            <w:noProof/>
            <w:webHidden/>
          </w:rPr>
          <w:fldChar w:fldCharType="begin"/>
        </w:r>
        <w:r w:rsidR="00926F91">
          <w:rPr>
            <w:noProof/>
            <w:webHidden/>
          </w:rPr>
          <w:instrText xml:space="preserve"> PAGEREF _Toc96070595 \h </w:instrText>
        </w:r>
        <w:r w:rsidR="00926F91">
          <w:rPr>
            <w:noProof/>
            <w:webHidden/>
          </w:rPr>
        </w:r>
        <w:r w:rsidR="00926F91">
          <w:rPr>
            <w:noProof/>
            <w:webHidden/>
          </w:rPr>
          <w:fldChar w:fldCharType="separate"/>
        </w:r>
        <w:r w:rsidR="00926F91">
          <w:rPr>
            <w:noProof/>
            <w:webHidden/>
          </w:rPr>
          <w:t>20</w:t>
        </w:r>
        <w:r w:rsidR="00926F91">
          <w:rPr>
            <w:noProof/>
            <w:webHidden/>
          </w:rPr>
          <w:fldChar w:fldCharType="end"/>
        </w:r>
      </w:hyperlink>
    </w:p>
    <w:p w14:paraId="3E3DD9FA" w14:textId="2A25D199" w:rsidR="00926F91" w:rsidRDefault="00824BAA">
      <w:pPr>
        <w:pStyle w:val="TOC2"/>
        <w:rPr>
          <w:rFonts w:asciiTheme="minorHAnsi" w:hAnsiTheme="minorHAnsi"/>
          <w:noProof/>
        </w:rPr>
      </w:pPr>
      <w:hyperlink w:anchor="_Toc96070596" w:history="1">
        <w:r w:rsidR="00926F91" w:rsidRPr="00163EAB">
          <w:rPr>
            <w:rStyle w:val="Hyperlink"/>
            <w:noProof/>
          </w:rPr>
          <w:t>5.4</w:t>
        </w:r>
        <w:r w:rsidR="00926F91">
          <w:rPr>
            <w:rFonts w:asciiTheme="minorHAnsi" w:hAnsiTheme="minorHAnsi"/>
            <w:noProof/>
          </w:rPr>
          <w:tab/>
        </w:r>
        <w:r w:rsidR="00926F91" w:rsidRPr="00163EAB">
          <w:rPr>
            <w:rStyle w:val="Hyperlink"/>
            <w:noProof/>
          </w:rPr>
          <w:t>Large Lists</w:t>
        </w:r>
        <w:r w:rsidR="00926F91">
          <w:rPr>
            <w:noProof/>
            <w:webHidden/>
          </w:rPr>
          <w:tab/>
        </w:r>
        <w:r w:rsidR="00926F91">
          <w:rPr>
            <w:noProof/>
            <w:webHidden/>
          </w:rPr>
          <w:fldChar w:fldCharType="begin"/>
        </w:r>
        <w:r w:rsidR="00926F91">
          <w:rPr>
            <w:noProof/>
            <w:webHidden/>
          </w:rPr>
          <w:instrText xml:space="preserve"> PAGEREF _Toc96070596 \h </w:instrText>
        </w:r>
        <w:r w:rsidR="00926F91">
          <w:rPr>
            <w:noProof/>
            <w:webHidden/>
          </w:rPr>
        </w:r>
        <w:r w:rsidR="00926F91">
          <w:rPr>
            <w:noProof/>
            <w:webHidden/>
          </w:rPr>
          <w:fldChar w:fldCharType="separate"/>
        </w:r>
        <w:r w:rsidR="00926F91">
          <w:rPr>
            <w:noProof/>
            <w:webHidden/>
          </w:rPr>
          <w:t>21</w:t>
        </w:r>
        <w:r w:rsidR="00926F91">
          <w:rPr>
            <w:noProof/>
            <w:webHidden/>
          </w:rPr>
          <w:fldChar w:fldCharType="end"/>
        </w:r>
      </w:hyperlink>
    </w:p>
    <w:p w14:paraId="65E022E3" w14:textId="2D0DB889" w:rsidR="00926F91" w:rsidRDefault="00824BAA">
      <w:pPr>
        <w:pStyle w:val="TOC3"/>
        <w:rPr>
          <w:rFonts w:asciiTheme="minorHAnsi" w:eastAsiaTheme="minorEastAsia" w:hAnsiTheme="minorHAnsi"/>
          <w:noProof/>
          <w:spacing w:val="0"/>
          <w:sz w:val="22"/>
          <w:szCs w:val="22"/>
        </w:rPr>
      </w:pPr>
      <w:hyperlink w:anchor="_Toc96070597" w:history="1">
        <w:r w:rsidR="00926F91" w:rsidRPr="00163EAB">
          <w:rPr>
            <w:rStyle w:val="Hyperlink"/>
            <w:noProof/>
            <w14:scene3d>
              <w14:camera w14:prst="orthographicFront"/>
              <w14:lightRig w14:rig="threePt" w14:dir="t">
                <w14:rot w14:lat="0" w14:lon="0" w14:rev="0"/>
              </w14:lightRig>
            </w14:scene3d>
          </w:rPr>
          <w:t>5.4.1</w:t>
        </w:r>
        <w:r w:rsidR="00926F91">
          <w:rPr>
            <w:rFonts w:asciiTheme="minorHAnsi" w:eastAsiaTheme="minorEastAsia" w:hAnsiTheme="minorHAnsi"/>
            <w:noProof/>
            <w:spacing w:val="0"/>
            <w:sz w:val="22"/>
            <w:szCs w:val="22"/>
          </w:rPr>
          <w:tab/>
        </w:r>
        <w:r w:rsidR="00926F91" w:rsidRPr="00163EAB">
          <w:rPr>
            <w:rStyle w:val="Hyperlink"/>
            <w:noProof/>
          </w:rPr>
          <w:t>Migrate to Dataverse</w:t>
        </w:r>
        <w:r w:rsidR="00926F91">
          <w:rPr>
            <w:noProof/>
            <w:webHidden/>
          </w:rPr>
          <w:tab/>
        </w:r>
        <w:r w:rsidR="00926F91">
          <w:rPr>
            <w:noProof/>
            <w:webHidden/>
          </w:rPr>
          <w:fldChar w:fldCharType="begin"/>
        </w:r>
        <w:r w:rsidR="00926F91">
          <w:rPr>
            <w:noProof/>
            <w:webHidden/>
          </w:rPr>
          <w:instrText xml:space="preserve"> PAGEREF _Toc96070597 \h </w:instrText>
        </w:r>
        <w:r w:rsidR="00926F91">
          <w:rPr>
            <w:noProof/>
            <w:webHidden/>
          </w:rPr>
        </w:r>
        <w:r w:rsidR="00926F91">
          <w:rPr>
            <w:noProof/>
            <w:webHidden/>
          </w:rPr>
          <w:fldChar w:fldCharType="separate"/>
        </w:r>
        <w:r w:rsidR="00926F91">
          <w:rPr>
            <w:noProof/>
            <w:webHidden/>
          </w:rPr>
          <w:t>21</w:t>
        </w:r>
        <w:r w:rsidR="00926F91">
          <w:rPr>
            <w:noProof/>
            <w:webHidden/>
          </w:rPr>
          <w:fldChar w:fldCharType="end"/>
        </w:r>
      </w:hyperlink>
    </w:p>
    <w:p w14:paraId="3A2F1AF8" w14:textId="62A73ADA" w:rsidR="00C24E60" w:rsidRDefault="005E6B26" w:rsidP="00A77E60">
      <w:pPr>
        <w:pStyle w:val="TOC2"/>
        <w:rPr>
          <w:rStyle w:val="StyleLatinSegoeUI10pt"/>
        </w:rPr>
        <w:sectPr w:rsidR="00C24E60" w:rsidSect="00611BDF">
          <w:footerReference w:type="default" r:id="rId17"/>
          <w:headerReference w:type="first" r:id="rId18"/>
          <w:footerReference w:type="first" r:id="rId19"/>
          <w:pgSz w:w="12240" w:h="15840" w:code="1"/>
          <w:pgMar w:top="1440" w:right="1440" w:bottom="1440" w:left="1440" w:header="576" w:footer="288" w:gutter="0"/>
          <w:pgNumType w:fmt="upperRoman"/>
          <w:cols w:space="720"/>
          <w:docGrid w:linePitch="360"/>
        </w:sectPr>
      </w:pPr>
      <w:r>
        <w:rPr>
          <w:b/>
          <w:bCs/>
          <w:noProof/>
          <w:sz w:val="24"/>
        </w:rPr>
        <w:fldChar w:fldCharType="end"/>
      </w:r>
    </w:p>
    <w:p w14:paraId="6163C27B" w14:textId="4D5862D2" w:rsidR="00C53065" w:rsidRDefault="00C53065" w:rsidP="00553F53">
      <w:pPr>
        <w:pStyle w:val="Heading2"/>
      </w:pPr>
      <w:bookmarkStart w:id="8" w:name="_Toc96070578"/>
      <w:r>
        <w:t xml:space="preserve">Table of </w:t>
      </w:r>
      <w:r w:rsidR="00553F53">
        <w:t>Figures</w:t>
      </w:r>
      <w:bookmarkEnd w:id="8"/>
    </w:p>
    <w:p w14:paraId="37CF4B45" w14:textId="67A74399" w:rsidR="00926F91" w:rsidRDefault="0047667E">
      <w:pPr>
        <w:pStyle w:val="TableofFigures"/>
        <w:tabs>
          <w:tab w:val="right" w:leader="dot" w:pos="9350"/>
        </w:tabs>
        <w:rPr>
          <w:rFonts w:asciiTheme="minorHAnsi" w:hAnsiTheme="minorHAnsi"/>
          <w:noProof/>
        </w:rPr>
      </w:pPr>
      <w:r>
        <w:fldChar w:fldCharType="begin"/>
      </w:r>
      <w:r>
        <w:instrText>TOC \h \z \c "Figure"</w:instrText>
      </w:r>
      <w:r>
        <w:fldChar w:fldCharType="separate"/>
      </w:r>
      <w:hyperlink w:anchor="_Toc96070598" w:history="1">
        <w:r w:rsidR="00926F91" w:rsidRPr="00226E7A">
          <w:rPr>
            <w:rStyle w:val="Hyperlink"/>
            <w:noProof/>
          </w:rPr>
          <w:t>Figure 1 - App Submission/Approval Summary</w:t>
        </w:r>
        <w:r w:rsidR="00926F91">
          <w:rPr>
            <w:noProof/>
            <w:webHidden/>
          </w:rPr>
          <w:tab/>
        </w:r>
        <w:r w:rsidR="00926F91">
          <w:rPr>
            <w:noProof/>
            <w:webHidden/>
          </w:rPr>
          <w:fldChar w:fldCharType="begin"/>
        </w:r>
        <w:r w:rsidR="00926F91">
          <w:rPr>
            <w:noProof/>
            <w:webHidden/>
          </w:rPr>
          <w:instrText xml:space="preserve"> PAGEREF _Toc96070598 \h </w:instrText>
        </w:r>
        <w:r w:rsidR="00926F91">
          <w:rPr>
            <w:noProof/>
            <w:webHidden/>
          </w:rPr>
        </w:r>
        <w:r w:rsidR="00926F91">
          <w:rPr>
            <w:noProof/>
            <w:webHidden/>
          </w:rPr>
          <w:fldChar w:fldCharType="separate"/>
        </w:r>
        <w:r w:rsidR="00926F91">
          <w:rPr>
            <w:noProof/>
            <w:webHidden/>
          </w:rPr>
          <w:t>7</w:t>
        </w:r>
        <w:r w:rsidR="00926F91">
          <w:rPr>
            <w:noProof/>
            <w:webHidden/>
          </w:rPr>
          <w:fldChar w:fldCharType="end"/>
        </w:r>
      </w:hyperlink>
    </w:p>
    <w:p w14:paraId="26875934" w14:textId="796E44D9" w:rsidR="00926F91" w:rsidRDefault="00824BAA">
      <w:pPr>
        <w:pStyle w:val="TableofFigures"/>
        <w:tabs>
          <w:tab w:val="right" w:leader="dot" w:pos="9350"/>
        </w:tabs>
        <w:rPr>
          <w:rFonts w:asciiTheme="minorHAnsi" w:hAnsiTheme="minorHAnsi"/>
          <w:noProof/>
        </w:rPr>
      </w:pPr>
      <w:hyperlink w:anchor="_Toc96070599" w:history="1">
        <w:r w:rsidR="00926F91" w:rsidRPr="00226E7A">
          <w:rPr>
            <w:rStyle w:val="Hyperlink"/>
            <w:noProof/>
          </w:rPr>
          <w:t>Figure 2 - App Testing/Approval Summary</w:t>
        </w:r>
        <w:r w:rsidR="00926F91">
          <w:rPr>
            <w:noProof/>
            <w:webHidden/>
          </w:rPr>
          <w:tab/>
        </w:r>
        <w:r w:rsidR="00926F91">
          <w:rPr>
            <w:noProof/>
            <w:webHidden/>
          </w:rPr>
          <w:fldChar w:fldCharType="begin"/>
        </w:r>
        <w:r w:rsidR="00926F91">
          <w:rPr>
            <w:noProof/>
            <w:webHidden/>
          </w:rPr>
          <w:instrText xml:space="preserve"> PAGEREF _Toc96070599 \h </w:instrText>
        </w:r>
        <w:r w:rsidR="00926F91">
          <w:rPr>
            <w:noProof/>
            <w:webHidden/>
          </w:rPr>
        </w:r>
        <w:r w:rsidR="00926F91">
          <w:rPr>
            <w:noProof/>
            <w:webHidden/>
          </w:rPr>
          <w:fldChar w:fldCharType="separate"/>
        </w:r>
        <w:r w:rsidR="00926F91">
          <w:rPr>
            <w:noProof/>
            <w:webHidden/>
          </w:rPr>
          <w:t>8</w:t>
        </w:r>
        <w:r w:rsidR="00926F91">
          <w:rPr>
            <w:noProof/>
            <w:webHidden/>
          </w:rPr>
          <w:fldChar w:fldCharType="end"/>
        </w:r>
      </w:hyperlink>
    </w:p>
    <w:p w14:paraId="3175F024" w14:textId="02EB4F8F" w:rsidR="00926F91" w:rsidRDefault="00824BAA">
      <w:pPr>
        <w:pStyle w:val="TableofFigures"/>
        <w:tabs>
          <w:tab w:val="right" w:leader="dot" w:pos="9350"/>
        </w:tabs>
        <w:rPr>
          <w:rFonts w:asciiTheme="minorHAnsi" w:hAnsiTheme="minorHAnsi"/>
          <w:noProof/>
        </w:rPr>
      </w:pPr>
      <w:hyperlink w:anchor="_Toc96070600" w:history="1">
        <w:r w:rsidR="00926F91" w:rsidRPr="00226E7A">
          <w:rPr>
            <w:rStyle w:val="Hyperlink"/>
            <w:noProof/>
          </w:rPr>
          <w:t>Figure 3 - Site Collection App Catalog</w:t>
        </w:r>
        <w:r w:rsidR="00926F91">
          <w:rPr>
            <w:noProof/>
            <w:webHidden/>
          </w:rPr>
          <w:tab/>
        </w:r>
        <w:r w:rsidR="00926F91">
          <w:rPr>
            <w:noProof/>
            <w:webHidden/>
          </w:rPr>
          <w:fldChar w:fldCharType="begin"/>
        </w:r>
        <w:r w:rsidR="00926F91">
          <w:rPr>
            <w:noProof/>
            <w:webHidden/>
          </w:rPr>
          <w:instrText xml:space="preserve"> PAGEREF _Toc96070600 \h </w:instrText>
        </w:r>
        <w:r w:rsidR="00926F91">
          <w:rPr>
            <w:noProof/>
            <w:webHidden/>
          </w:rPr>
        </w:r>
        <w:r w:rsidR="00926F91">
          <w:rPr>
            <w:noProof/>
            <w:webHidden/>
          </w:rPr>
          <w:fldChar w:fldCharType="separate"/>
        </w:r>
        <w:r w:rsidR="00926F91">
          <w:rPr>
            <w:noProof/>
            <w:webHidden/>
          </w:rPr>
          <w:t>10</w:t>
        </w:r>
        <w:r w:rsidR="00926F91">
          <w:rPr>
            <w:noProof/>
            <w:webHidden/>
          </w:rPr>
          <w:fldChar w:fldCharType="end"/>
        </w:r>
      </w:hyperlink>
    </w:p>
    <w:p w14:paraId="148A5D2A" w14:textId="711BCB75" w:rsidR="00926F91" w:rsidRDefault="00824BAA">
      <w:pPr>
        <w:pStyle w:val="TableofFigures"/>
        <w:tabs>
          <w:tab w:val="right" w:leader="dot" w:pos="9350"/>
        </w:tabs>
        <w:rPr>
          <w:rFonts w:asciiTheme="minorHAnsi" w:hAnsiTheme="minorHAnsi"/>
          <w:noProof/>
        </w:rPr>
      </w:pPr>
      <w:hyperlink w:anchor="_Toc96070601" w:history="1">
        <w:r w:rsidR="00926F91" w:rsidRPr="00226E7A">
          <w:rPr>
            <w:rStyle w:val="Hyperlink"/>
            <w:noProof/>
          </w:rPr>
          <w:t>Figure 4 - Upload the SPFx Package</w:t>
        </w:r>
        <w:r w:rsidR="00926F91">
          <w:rPr>
            <w:noProof/>
            <w:webHidden/>
          </w:rPr>
          <w:tab/>
        </w:r>
        <w:r w:rsidR="00926F91">
          <w:rPr>
            <w:noProof/>
            <w:webHidden/>
          </w:rPr>
          <w:fldChar w:fldCharType="begin"/>
        </w:r>
        <w:r w:rsidR="00926F91">
          <w:rPr>
            <w:noProof/>
            <w:webHidden/>
          </w:rPr>
          <w:instrText xml:space="preserve"> PAGEREF _Toc96070601 \h </w:instrText>
        </w:r>
        <w:r w:rsidR="00926F91">
          <w:rPr>
            <w:noProof/>
            <w:webHidden/>
          </w:rPr>
        </w:r>
        <w:r w:rsidR="00926F91">
          <w:rPr>
            <w:noProof/>
            <w:webHidden/>
          </w:rPr>
          <w:fldChar w:fldCharType="separate"/>
        </w:r>
        <w:r w:rsidR="00926F91">
          <w:rPr>
            <w:noProof/>
            <w:webHidden/>
          </w:rPr>
          <w:t>11</w:t>
        </w:r>
        <w:r w:rsidR="00926F91">
          <w:rPr>
            <w:noProof/>
            <w:webHidden/>
          </w:rPr>
          <w:fldChar w:fldCharType="end"/>
        </w:r>
      </w:hyperlink>
    </w:p>
    <w:p w14:paraId="1B24BDB2" w14:textId="5975A2EF" w:rsidR="00926F91" w:rsidRDefault="00824BAA">
      <w:pPr>
        <w:pStyle w:val="TableofFigures"/>
        <w:tabs>
          <w:tab w:val="right" w:leader="dot" w:pos="9350"/>
        </w:tabs>
        <w:rPr>
          <w:rFonts w:asciiTheme="minorHAnsi" w:hAnsiTheme="minorHAnsi"/>
          <w:noProof/>
        </w:rPr>
      </w:pPr>
      <w:hyperlink w:anchor="_Toc96070602" w:history="1">
        <w:r w:rsidR="00926F91" w:rsidRPr="00226E7A">
          <w:rPr>
            <w:rStyle w:val="Hyperlink"/>
            <w:noProof/>
          </w:rPr>
          <w:t>Figure 5 - Deploy the SPFx Package</w:t>
        </w:r>
        <w:r w:rsidR="00926F91">
          <w:rPr>
            <w:noProof/>
            <w:webHidden/>
          </w:rPr>
          <w:tab/>
        </w:r>
        <w:r w:rsidR="00926F91">
          <w:rPr>
            <w:noProof/>
            <w:webHidden/>
          </w:rPr>
          <w:fldChar w:fldCharType="begin"/>
        </w:r>
        <w:r w:rsidR="00926F91">
          <w:rPr>
            <w:noProof/>
            <w:webHidden/>
          </w:rPr>
          <w:instrText xml:space="preserve"> PAGEREF _Toc96070602 \h </w:instrText>
        </w:r>
        <w:r w:rsidR="00926F91">
          <w:rPr>
            <w:noProof/>
            <w:webHidden/>
          </w:rPr>
        </w:r>
        <w:r w:rsidR="00926F91">
          <w:rPr>
            <w:noProof/>
            <w:webHidden/>
          </w:rPr>
          <w:fldChar w:fldCharType="separate"/>
        </w:r>
        <w:r w:rsidR="00926F91">
          <w:rPr>
            <w:noProof/>
            <w:webHidden/>
          </w:rPr>
          <w:t>12</w:t>
        </w:r>
        <w:r w:rsidR="00926F91">
          <w:rPr>
            <w:noProof/>
            <w:webHidden/>
          </w:rPr>
          <w:fldChar w:fldCharType="end"/>
        </w:r>
      </w:hyperlink>
    </w:p>
    <w:p w14:paraId="6B8E1A4C" w14:textId="1C5704F8" w:rsidR="00926F91" w:rsidRDefault="00824BAA">
      <w:pPr>
        <w:pStyle w:val="TableofFigures"/>
        <w:tabs>
          <w:tab w:val="right" w:leader="dot" w:pos="9350"/>
        </w:tabs>
        <w:rPr>
          <w:rFonts w:asciiTheme="minorHAnsi" w:hAnsiTheme="minorHAnsi"/>
          <w:noProof/>
        </w:rPr>
      </w:pPr>
      <w:hyperlink w:anchor="_Toc96070603" w:history="1">
        <w:r w:rsidR="00926F91" w:rsidRPr="00226E7A">
          <w:rPr>
            <w:rStyle w:val="Hyperlink"/>
            <w:noProof/>
          </w:rPr>
          <w:t>Figure 6 - Deploying App with API Permissions</w:t>
        </w:r>
        <w:r w:rsidR="00926F91">
          <w:rPr>
            <w:noProof/>
            <w:webHidden/>
          </w:rPr>
          <w:tab/>
        </w:r>
        <w:r w:rsidR="00926F91">
          <w:rPr>
            <w:noProof/>
            <w:webHidden/>
          </w:rPr>
          <w:fldChar w:fldCharType="begin"/>
        </w:r>
        <w:r w:rsidR="00926F91">
          <w:rPr>
            <w:noProof/>
            <w:webHidden/>
          </w:rPr>
          <w:instrText xml:space="preserve"> PAGEREF _Toc96070603 \h </w:instrText>
        </w:r>
        <w:r w:rsidR="00926F91">
          <w:rPr>
            <w:noProof/>
            <w:webHidden/>
          </w:rPr>
        </w:r>
        <w:r w:rsidR="00926F91">
          <w:rPr>
            <w:noProof/>
            <w:webHidden/>
          </w:rPr>
          <w:fldChar w:fldCharType="separate"/>
        </w:r>
        <w:r w:rsidR="00926F91">
          <w:rPr>
            <w:noProof/>
            <w:webHidden/>
          </w:rPr>
          <w:t>13</w:t>
        </w:r>
        <w:r w:rsidR="00926F91">
          <w:rPr>
            <w:noProof/>
            <w:webHidden/>
          </w:rPr>
          <w:fldChar w:fldCharType="end"/>
        </w:r>
      </w:hyperlink>
    </w:p>
    <w:p w14:paraId="4593BE22" w14:textId="76FB4375" w:rsidR="00926F91" w:rsidRDefault="00824BAA">
      <w:pPr>
        <w:pStyle w:val="TableofFigures"/>
        <w:tabs>
          <w:tab w:val="right" w:leader="dot" w:pos="9350"/>
        </w:tabs>
        <w:rPr>
          <w:rFonts w:asciiTheme="minorHAnsi" w:hAnsiTheme="minorHAnsi"/>
          <w:noProof/>
        </w:rPr>
      </w:pPr>
      <w:hyperlink w:anchor="_Toc96070604" w:history="1">
        <w:r w:rsidR="00926F91" w:rsidRPr="00226E7A">
          <w:rPr>
            <w:rStyle w:val="Hyperlink"/>
            <w:noProof/>
          </w:rPr>
          <w:t>Figure 7 - Admin Center API Access</w:t>
        </w:r>
        <w:r w:rsidR="00926F91">
          <w:rPr>
            <w:noProof/>
            <w:webHidden/>
          </w:rPr>
          <w:tab/>
        </w:r>
        <w:r w:rsidR="00926F91">
          <w:rPr>
            <w:noProof/>
            <w:webHidden/>
          </w:rPr>
          <w:fldChar w:fldCharType="begin"/>
        </w:r>
        <w:r w:rsidR="00926F91">
          <w:rPr>
            <w:noProof/>
            <w:webHidden/>
          </w:rPr>
          <w:instrText xml:space="preserve"> PAGEREF _Toc96070604 \h </w:instrText>
        </w:r>
        <w:r w:rsidR="00926F91">
          <w:rPr>
            <w:noProof/>
            <w:webHidden/>
          </w:rPr>
        </w:r>
        <w:r w:rsidR="00926F91">
          <w:rPr>
            <w:noProof/>
            <w:webHidden/>
          </w:rPr>
          <w:fldChar w:fldCharType="separate"/>
        </w:r>
        <w:r w:rsidR="00926F91">
          <w:rPr>
            <w:noProof/>
            <w:webHidden/>
          </w:rPr>
          <w:t>14</w:t>
        </w:r>
        <w:r w:rsidR="00926F91">
          <w:rPr>
            <w:noProof/>
            <w:webHidden/>
          </w:rPr>
          <w:fldChar w:fldCharType="end"/>
        </w:r>
      </w:hyperlink>
    </w:p>
    <w:p w14:paraId="4FF2072D" w14:textId="3A8DCA7A" w:rsidR="00926F91" w:rsidRDefault="00824BAA">
      <w:pPr>
        <w:pStyle w:val="TableofFigures"/>
        <w:tabs>
          <w:tab w:val="right" w:leader="dot" w:pos="9350"/>
        </w:tabs>
        <w:rPr>
          <w:rFonts w:asciiTheme="minorHAnsi" w:hAnsiTheme="minorHAnsi"/>
          <w:noProof/>
        </w:rPr>
      </w:pPr>
      <w:hyperlink w:anchor="_Toc96070605" w:history="1">
        <w:r w:rsidR="00926F91" w:rsidRPr="00226E7A">
          <w:rPr>
            <w:rStyle w:val="Hyperlink"/>
            <w:noProof/>
          </w:rPr>
          <w:t>Figure 8 - API Access Management</w:t>
        </w:r>
        <w:r w:rsidR="00926F91">
          <w:rPr>
            <w:noProof/>
            <w:webHidden/>
          </w:rPr>
          <w:tab/>
        </w:r>
        <w:r w:rsidR="00926F91">
          <w:rPr>
            <w:noProof/>
            <w:webHidden/>
          </w:rPr>
          <w:fldChar w:fldCharType="begin"/>
        </w:r>
        <w:r w:rsidR="00926F91">
          <w:rPr>
            <w:noProof/>
            <w:webHidden/>
          </w:rPr>
          <w:instrText xml:space="preserve"> PAGEREF _Toc96070605 \h </w:instrText>
        </w:r>
        <w:r w:rsidR="00926F91">
          <w:rPr>
            <w:noProof/>
            <w:webHidden/>
          </w:rPr>
        </w:r>
        <w:r w:rsidR="00926F91">
          <w:rPr>
            <w:noProof/>
            <w:webHidden/>
          </w:rPr>
          <w:fldChar w:fldCharType="separate"/>
        </w:r>
        <w:r w:rsidR="00926F91">
          <w:rPr>
            <w:noProof/>
            <w:webHidden/>
          </w:rPr>
          <w:t>15</w:t>
        </w:r>
        <w:r w:rsidR="00926F91">
          <w:rPr>
            <w:noProof/>
            <w:webHidden/>
          </w:rPr>
          <w:fldChar w:fldCharType="end"/>
        </w:r>
      </w:hyperlink>
    </w:p>
    <w:p w14:paraId="130A279C" w14:textId="4F27719A" w:rsidR="00926F91" w:rsidRDefault="00824BAA">
      <w:pPr>
        <w:pStyle w:val="TableofFigures"/>
        <w:tabs>
          <w:tab w:val="right" w:leader="dot" w:pos="9350"/>
        </w:tabs>
        <w:rPr>
          <w:rFonts w:asciiTheme="minorHAnsi" w:hAnsiTheme="minorHAnsi"/>
          <w:noProof/>
        </w:rPr>
      </w:pPr>
      <w:hyperlink w:anchor="_Toc96070606" w:history="1">
        <w:r w:rsidR="00926F91" w:rsidRPr="00226E7A">
          <w:rPr>
            <w:rStyle w:val="Hyperlink"/>
            <w:noProof/>
          </w:rPr>
          <w:t>Figure 9 - Deploy SPFx Package to Teams</w:t>
        </w:r>
        <w:r w:rsidR="00926F91">
          <w:rPr>
            <w:noProof/>
            <w:webHidden/>
          </w:rPr>
          <w:tab/>
        </w:r>
        <w:r w:rsidR="00926F91">
          <w:rPr>
            <w:noProof/>
            <w:webHidden/>
          </w:rPr>
          <w:fldChar w:fldCharType="begin"/>
        </w:r>
        <w:r w:rsidR="00926F91">
          <w:rPr>
            <w:noProof/>
            <w:webHidden/>
          </w:rPr>
          <w:instrText xml:space="preserve"> PAGEREF _Toc96070606 \h </w:instrText>
        </w:r>
        <w:r w:rsidR="00926F91">
          <w:rPr>
            <w:noProof/>
            <w:webHidden/>
          </w:rPr>
        </w:r>
        <w:r w:rsidR="00926F91">
          <w:rPr>
            <w:noProof/>
            <w:webHidden/>
          </w:rPr>
          <w:fldChar w:fldCharType="separate"/>
        </w:r>
        <w:r w:rsidR="00926F91">
          <w:rPr>
            <w:noProof/>
            <w:webHidden/>
          </w:rPr>
          <w:t>16</w:t>
        </w:r>
        <w:r w:rsidR="00926F91">
          <w:rPr>
            <w:noProof/>
            <w:webHidden/>
          </w:rPr>
          <w:fldChar w:fldCharType="end"/>
        </w:r>
      </w:hyperlink>
    </w:p>
    <w:p w14:paraId="079E527C" w14:textId="0F6FCFA1" w:rsidR="00926F91" w:rsidRDefault="00824BAA">
      <w:pPr>
        <w:pStyle w:val="TableofFigures"/>
        <w:tabs>
          <w:tab w:val="right" w:leader="dot" w:pos="9350"/>
        </w:tabs>
        <w:rPr>
          <w:rFonts w:asciiTheme="minorHAnsi" w:hAnsiTheme="minorHAnsi"/>
          <w:noProof/>
        </w:rPr>
      </w:pPr>
      <w:hyperlink w:anchor="_Toc96070607" w:history="1">
        <w:r w:rsidR="00926F91" w:rsidRPr="00226E7A">
          <w:rPr>
            <w:rStyle w:val="Hyperlink"/>
            <w:noProof/>
          </w:rPr>
          <w:t>Figure 10 - Sync SPFx Package to Teams</w:t>
        </w:r>
        <w:r w:rsidR="00926F91">
          <w:rPr>
            <w:noProof/>
            <w:webHidden/>
          </w:rPr>
          <w:tab/>
        </w:r>
        <w:r w:rsidR="00926F91">
          <w:rPr>
            <w:noProof/>
            <w:webHidden/>
          </w:rPr>
          <w:fldChar w:fldCharType="begin"/>
        </w:r>
        <w:r w:rsidR="00926F91">
          <w:rPr>
            <w:noProof/>
            <w:webHidden/>
          </w:rPr>
          <w:instrText xml:space="preserve"> PAGEREF _Toc96070607 \h </w:instrText>
        </w:r>
        <w:r w:rsidR="00926F91">
          <w:rPr>
            <w:noProof/>
            <w:webHidden/>
          </w:rPr>
        </w:r>
        <w:r w:rsidR="00926F91">
          <w:rPr>
            <w:noProof/>
            <w:webHidden/>
          </w:rPr>
          <w:fldChar w:fldCharType="separate"/>
        </w:r>
        <w:r w:rsidR="00926F91">
          <w:rPr>
            <w:noProof/>
            <w:webHidden/>
          </w:rPr>
          <w:t>17</w:t>
        </w:r>
        <w:r w:rsidR="00926F91">
          <w:rPr>
            <w:noProof/>
            <w:webHidden/>
          </w:rPr>
          <w:fldChar w:fldCharType="end"/>
        </w:r>
      </w:hyperlink>
    </w:p>
    <w:p w14:paraId="5FCF051C" w14:textId="60C60A19" w:rsidR="00926F91" w:rsidRDefault="00824BAA">
      <w:pPr>
        <w:pStyle w:val="TableofFigures"/>
        <w:tabs>
          <w:tab w:val="right" w:leader="dot" w:pos="9350"/>
        </w:tabs>
        <w:rPr>
          <w:rFonts w:asciiTheme="minorHAnsi" w:hAnsiTheme="minorHAnsi"/>
          <w:noProof/>
        </w:rPr>
      </w:pPr>
      <w:hyperlink w:anchor="_Toc96070608" w:history="1">
        <w:r w:rsidR="00926F91" w:rsidRPr="00226E7A">
          <w:rPr>
            <w:rStyle w:val="Hyperlink"/>
            <w:noProof/>
          </w:rPr>
          <w:t>Figure 11 - Sync to Teams Verification</w:t>
        </w:r>
        <w:r w:rsidR="00926F91">
          <w:rPr>
            <w:noProof/>
            <w:webHidden/>
          </w:rPr>
          <w:tab/>
        </w:r>
        <w:r w:rsidR="00926F91">
          <w:rPr>
            <w:noProof/>
            <w:webHidden/>
          </w:rPr>
          <w:fldChar w:fldCharType="begin"/>
        </w:r>
        <w:r w:rsidR="00926F91">
          <w:rPr>
            <w:noProof/>
            <w:webHidden/>
          </w:rPr>
          <w:instrText xml:space="preserve"> PAGEREF _Toc96070608 \h </w:instrText>
        </w:r>
        <w:r w:rsidR="00926F91">
          <w:rPr>
            <w:noProof/>
            <w:webHidden/>
          </w:rPr>
        </w:r>
        <w:r w:rsidR="00926F91">
          <w:rPr>
            <w:noProof/>
            <w:webHidden/>
          </w:rPr>
          <w:fldChar w:fldCharType="separate"/>
        </w:r>
        <w:r w:rsidR="00926F91">
          <w:rPr>
            <w:noProof/>
            <w:webHidden/>
          </w:rPr>
          <w:t>18</w:t>
        </w:r>
        <w:r w:rsidR="00926F91">
          <w:rPr>
            <w:noProof/>
            <w:webHidden/>
          </w:rPr>
          <w:fldChar w:fldCharType="end"/>
        </w:r>
      </w:hyperlink>
    </w:p>
    <w:p w14:paraId="2403E781" w14:textId="30322944" w:rsidR="00926F91" w:rsidRDefault="00824BAA">
      <w:pPr>
        <w:pStyle w:val="TableofFigures"/>
        <w:tabs>
          <w:tab w:val="right" w:leader="dot" w:pos="9350"/>
        </w:tabs>
        <w:rPr>
          <w:rFonts w:asciiTheme="minorHAnsi" w:hAnsiTheme="minorHAnsi"/>
          <w:noProof/>
        </w:rPr>
      </w:pPr>
      <w:hyperlink w:anchor="_Toc96070609" w:history="1">
        <w:r w:rsidR="00926F91" w:rsidRPr="00226E7A">
          <w:rPr>
            <w:rStyle w:val="Hyperlink"/>
            <w:noProof/>
          </w:rPr>
          <w:t>Figure 12 - View Teams Apps</w:t>
        </w:r>
        <w:r w:rsidR="00926F91">
          <w:rPr>
            <w:noProof/>
            <w:webHidden/>
          </w:rPr>
          <w:tab/>
        </w:r>
        <w:r w:rsidR="00926F91">
          <w:rPr>
            <w:noProof/>
            <w:webHidden/>
          </w:rPr>
          <w:fldChar w:fldCharType="begin"/>
        </w:r>
        <w:r w:rsidR="00926F91">
          <w:rPr>
            <w:noProof/>
            <w:webHidden/>
          </w:rPr>
          <w:instrText xml:space="preserve"> PAGEREF _Toc96070609 \h </w:instrText>
        </w:r>
        <w:r w:rsidR="00926F91">
          <w:rPr>
            <w:noProof/>
            <w:webHidden/>
          </w:rPr>
        </w:r>
        <w:r w:rsidR="00926F91">
          <w:rPr>
            <w:noProof/>
            <w:webHidden/>
          </w:rPr>
          <w:fldChar w:fldCharType="separate"/>
        </w:r>
        <w:r w:rsidR="00926F91">
          <w:rPr>
            <w:noProof/>
            <w:webHidden/>
          </w:rPr>
          <w:t>18</w:t>
        </w:r>
        <w:r w:rsidR="00926F91">
          <w:rPr>
            <w:noProof/>
            <w:webHidden/>
          </w:rPr>
          <w:fldChar w:fldCharType="end"/>
        </w:r>
      </w:hyperlink>
    </w:p>
    <w:p w14:paraId="44D4FBA8" w14:textId="71DC3162" w:rsidR="00926F91" w:rsidRDefault="00824BAA">
      <w:pPr>
        <w:pStyle w:val="TableofFigures"/>
        <w:tabs>
          <w:tab w:val="right" w:leader="dot" w:pos="9350"/>
        </w:tabs>
        <w:rPr>
          <w:rFonts w:asciiTheme="minorHAnsi" w:hAnsiTheme="minorHAnsi"/>
          <w:noProof/>
        </w:rPr>
      </w:pPr>
      <w:hyperlink w:anchor="_Toc96070610" w:history="1">
        <w:r w:rsidR="00926F91" w:rsidRPr="00226E7A">
          <w:rPr>
            <w:rStyle w:val="Hyperlink"/>
            <w:noProof/>
          </w:rPr>
          <w:t>Figure 13 - Teams App Information</w:t>
        </w:r>
        <w:r w:rsidR="00926F91">
          <w:rPr>
            <w:noProof/>
            <w:webHidden/>
          </w:rPr>
          <w:tab/>
        </w:r>
        <w:r w:rsidR="00926F91">
          <w:rPr>
            <w:noProof/>
            <w:webHidden/>
          </w:rPr>
          <w:fldChar w:fldCharType="begin"/>
        </w:r>
        <w:r w:rsidR="00926F91">
          <w:rPr>
            <w:noProof/>
            <w:webHidden/>
          </w:rPr>
          <w:instrText xml:space="preserve"> PAGEREF _Toc96070610 \h </w:instrText>
        </w:r>
        <w:r w:rsidR="00926F91">
          <w:rPr>
            <w:noProof/>
            <w:webHidden/>
          </w:rPr>
        </w:r>
        <w:r w:rsidR="00926F91">
          <w:rPr>
            <w:noProof/>
            <w:webHidden/>
          </w:rPr>
          <w:fldChar w:fldCharType="separate"/>
        </w:r>
        <w:r w:rsidR="00926F91">
          <w:rPr>
            <w:noProof/>
            <w:webHidden/>
          </w:rPr>
          <w:t>19</w:t>
        </w:r>
        <w:r w:rsidR="00926F91">
          <w:rPr>
            <w:noProof/>
            <w:webHidden/>
          </w:rPr>
          <w:fldChar w:fldCharType="end"/>
        </w:r>
      </w:hyperlink>
    </w:p>
    <w:p w14:paraId="36CC0A21" w14:textId="39C733EC" w:rsidR="00B8111B" w:rsidRPr="00B8111B" w:rsidRDefault="0047667E" w:rsidP="00B8111B">
      <w:r>
        <w:fldChar w:fldCharType="end"/>
      </w:r>
    </w:p>
    <w:p w14:paraId="0DB9FEC8" w14:textId="77777777" w:rsidR="00B8111B" w:rsidRPr="00B8111B" w:rsidRDefault="00B8111B" w:rsidP="00B8111B"/>
    <w:p w14:paraId="0DFCEB85" w14:textId="77777777" w:rsidR="00D97B3A" w:rsidRDefault="00D97B3A" w:rsidP="00D97B3A">
      <w:pPr>
        <w:pStyle w:val="Heading1Numbered"/>
      </w:pPr>
      <w:bookmarkStart w:id="9" w:name="_Toc71571294"/>
      <w:bookmarkStart w:id="10" w:name="_Toc96070579"/>
      <w:bookmarkStart w:id="11" w:name="_Toc462239212"/>
      <w:bookmarkStart w:id="12" w:name="_Toc463872875"/>
      <w:bookmarkStart w:id="13" w:name="_Toc478569851"/>
      <w:bookmarkStart w:id="14" w:name="_Toc462239218"/>
      <w:bookmarkStart w:id="15" w:name="_Toc463872881"/>
      <w:r>
        <w:lastRenderedPageBreak/>
        <w:t>Introduction</w:t>
      </w:r>
      <w:bookmarkEnd w:id="9"/>
      <w:bookmarkEnd w:id="10"/>
    </w:p>
    <w:p w14:paraId="24308832" w14:textId="7A40CA8A" w:rsidR="00B328A3" w:rsidRDefault="00B91E19" w:rsidP="00551BF2">
      <w:r>
        <w:t xml:space="preserve">Before a SharePoint Framework (SPFx) solution is published in the site collection or tenant application catalog, it must go through submission, </w:t>
      </w:r>
      <w:r w:rsidR="00575386">
        <w:t>approval,</w:t>
      </w:r>
      <w:r>
        <w:t xml:space="preserve"> and deployment process. These processes are highly recommended and is meant to ensure that your app functions properly and that its page clearly describes its purpose and features. This document will go over the </w:t>
      </w:r>
      <w:r w:rsidR="00737127">
        <w:t>deployment and operational &amp; management (O&amp;M) of the application</w:t>
      </w:r>
      <w:r>
        <w:t>.</w:t>
      </w:r>
    </w:p>
    <w:p w14:paraId="379ACC6D" w14:textId="77777777" w:rsidR="00B328A3" w:rsidRPr="00B328A3" w:rsidRDefault="00B328A3" w:rsidP="00B328A3"/>
    <w:p w14:paraId="2844E9F0" w14:textId="171DFA51" w:rsidR="00140AFD" w:rsidRPr="009D1DE3" w:rsidRDefault="00140AFD" w:rsidP="00140AFD">
      <w:bookmarkStart w:id="16" w:name="_Toc71571296"/>
    </w:p>
    <w:p w14:paraId="76CF6072" w14:textId="77777777" w:rsidR="00140AFD" w:rsidRDefault="00140AFD" w:rsidP="00140AFD">
      <w:pPr>
        <w:rPr>
          <w:rFonts w:asciiTheme="majorHAnsi" w:eastAsiaTheme="majorEastAsia" w:hAnsiTheme="majorHAnsi" w:cstheme="majorBidi"/>
          <w:color w:val="2E74B5" w:themeColor="accent1" w:themeShade="BF"/>
          <w:sz w:val="32"/>
          <w:szCs w:val="32"/>
        </w:rPr>
      </w:pPr>
      <w:r>
        <w:br w:type="page"/>
      </w:r>
    </w:p>
    <w:p w14:paraId="08DD8977" w14:textId="77777777" w:rsidR="006B5F69" w:rsidRDefault="006B5F69" w:rsidP="006B5F69">
      <w:pPr>
        <w:pStyle w:val="Heading1Numbered"/>
      </w:pPr>
      <w:bookmarkStart w:id="17" w:name="_Toc95424391"/>
      <w:bookmarkStart w:id="18" w:name="_Toc96070580"/>
      <w:bookmarkStart w:id="19" w:name="_Toc94196216"/>
      <w:r>
        <w:lastRenderedPageBreak/>
        <w:t>App Submission/Approval Summary</w:t>
      </w:r>
      <w:bookmarkEnd w:id="17"/>
      <w:bookmarkEnd w:id="18"/>
    </w:p>
    <w:p w14:paraId="35EF611D" w14:textId="77777777" w:rsidR="006B5F69" w:rsidRDefault="006B5F69" w:rsidP="006B5F69">
      <w:pPr>
        <w:keepNext/>
        <w:jc w:val="center"/>
      </w:pPr>
      <w:r>
        <w:object w:dxaOrig="5814" w:dyaOrig="9054" w14:anchorId="345DADB3">
          <v:shape id="_x0000_i1025" type="#_x0000_t75" style="width:291pt;height:451.5pt" o:ole="">
            <v:imagedata r:id="rId20" o:title=""/>
          </v:shape>
          <o:OLEObject Type="Embed" ProgID="Visio.Drawing.15" ShapeID="_x0000_i1025" DrawAspect="Content" ObjectID="_1707205396" r:id="rId21"/>
        </w:object>
      </w:r>
    </w:p>
    <w:p w14:paraId="3B6D68EE" w14:textId="7542AABF" w:rsidR="006B5F69" w:rsidRPr="004D3A74" w:rsidRDefault="006B5F69" w:rsidP="006B5F69">
      <w:pPr>
        <w:pStyle w:val="Caption"/>
        <w:jc w:val="center"/>
      </w:pPr>
      <w:bookmarkStart w:id="20" w:name="_Toc95424446"/>
      <w:bookmarkStart w:id="21" w:name="_Toc96070598"/>
      <w:r>
        <w:t xml:space="preserve">Figure </w:t>
      </w:r>
      <w:fldSimple w:instr=" SEQ Figure \* ARABIC ">
        <w:r w:rsidR="00926F91">
          <w:rPr>
            <w:noProof/>
          </w:rPr>
          <w:t>1</w:t>
        </w:r>
      </w:fldSimple>
      <w:r>
        <w:t xml:space="preserve"> - App Submission/Approval Summary</w:t>
      </w:r>
      <w:bookmarkEnd w:id="20"/>
      <w:bookmarkEnd w:id="21"/>
    </w:p>
    <w:p w14:paraId="6F5F52AB" w14:textId="5742F725" w:rsidR="006B5F69" w:rsidRDefault="006B5F69" w:rsidP="006B5F69">
      <w:r>
        <w:t xml:space="preserve">The app submission process will have a test site created for the developer. As part of the approval process, a test site is </w:t>
      </w:r>
      <w:r w:rsidR="002827B5">
        <w:t>created,</w:t>
      </w:r>
      <w:r>
        <w:t xml:space="preserve"> and the app is deployed to the site. This test site will be used to complete the test procedures </w:t>
      </w:r>
      <w:r w:rsidR="00711606">
        <w:t>to</w:t>
      </w:r>
      <w:r>
        <w:t xml:space="preserve"> approve the app for deployment.</w:t>
      </w:r>
    </w:p>
    <w:p w14:paraId="56E52407" w14:textId="2F628776" w:rsidR="006B5F69" w:rsidRDefault="006B5F69" w:rsidP="006B5F69">
      <w:pPr>
        <w:pStyle w:val="Heading1Numbered"/>
      </w:pPr>
      <w:bookmarkStart w:id="22" w:name="_Toc96070581"/>
      <w:r>
        <w:lastRenderedPageBreak/>
        <w:t>App Testing/Approval Summary</w:t>
      </w:r>
      <w:bookmarkEnd w:id="22"/>
    </w:p>
    <w:p w14:paraId="2FA401BA" w14:textId="0EFB4DC8" w:rsidR="006B5F69" w:rsidRDefault="00DD2F37" w:rsidP="006B5F69">
      <w:pPr>
        <w:keepNext/>
        <w:jc w:val="center"/>
      </w:pPr>
      <w:r>
        <w:object w:dxaOrig="6207" w:dyaOrig="9907" w14:anchorId="6F8651C1">
          <v:shape id="_x0000_i1026" type="#_x0000_t75" style="width:310.5pt;height:497.25pt" o:ole="">
            <v:imagedata r:id="rId22" o:title=""/>
          </v:shape>
          <o:OLEObject Type="Embed" ProgID="Visio.Drawing.15" ShapeID="_x0000_i1026" DrawAspect="Content" ObjectID="_1707205397" r:id="rId23"/>
        </w:object>
      </w:r>
    </w:p>
    <w:p w14:paraId="41E3069A" w14:textId="3848929C" w:rsidR="006B5F69" w:rsidRPr="004D3A74" w:rsidRDefault="006B5F69" w:rsidP="006B5F69">
      <w:pPr>
        <w:pStyle w:val="Caption"/>
        <w:jc w:val="center"/>
      </w:pPr>
      <w:bookmarkStart w:id="23" w:name="_Toc96070599"/>
      <w:r>
        <w:t xml:space="preserve">Figure </w:t>
      </w:r>
      <w:fldSimple w:instr=" SEQ Figure \* ARABIC ">
        <w:r w:rsidR="00926F91">
          <w:rPr>
            <w:noProof/>
          </w:rPr>
          <w:t>2</w:t>
        </w:r>
      </w:fldSimple>
      <w:r>
        <w:t xml:space="preserve"> - App </w:t>
      </w:r>
      <w:r w:rsidR="00DD2F37">
        <w:t>Testing/Approval</w:t>
      </w:r>
      <w:r>
        <w:t xml:space="preserve"> Summary</w:t>
      </w:r>
      <w:bookmarkEnd w:id="23"/>
    </w:p>
    <w:p w14:paraId="3D81071B" w14:textId="2AEE83CF" w:rsidR="006B5F69" w:rsidRDefault="006B5F69" w:rsidP="006B5F69">
      <w:r>
        <w:t xml:space="preserve">The app </w:t>
      </w:r>
      <w:r w:rsidR="00966F02">
        <w:t>testing and approval</w:t>
      </w:r>
      <w:r>
        <w:t xml:space="preserve"> process</w:t>
      </w:r>
      <w:r w:rsidR="00966F02">
        <w:t>es</w:t>
      </w:r>
      <w:r>
        <w:t xml:space="preserve"> </w:t>
      </w:r>
      <w:r w:rsidR="00FD7BD9">
        <w:t xml:space="preserve">complete the steps required for the application to be </w:t>
      </w:r>
      <w:r w:rsidR="008D29BC">
        <w:t xml:space="preserve">approved for </w:t>
      </w:r>
      <w:r w:rsidR="00FD7BD9">
        <w:t>deploy</w:t>
      </w:r>
      <w:r w:rsidR="008D29BC">
        <w:t>ment</w:t>
      </w:r>
      <w:r w:rsidR="00FD7BD9">
        <w:t xml:space="preserve"> to the application catalog</w:t>
      </w:r>
      <w:r w:rsidR="009201B9">
        <w:t>.</w:t>
      </w:r>
    </w:p>
    <w:p w14:paraId="21790101" w14:textId="77777777" w:rsidR="006B5F69" w:rsidRDefault="006B5F69" w:rsidP="006B5F69"/>
    <w:p w14:paraId="0CB3E177" w14:textId="6A3AABC1" w:rsidR="00140AFD" w:rsidRDefault="00140AFD" w:rsidP="00140AFD">
      <w:pPr>
        <w:pStyle w:val="Heading1Numbered"/>
      </w:pPr>
      <w:bookmarkStart w:id="24" w:name="_Toc96070582"/>
      <w:r>
        <w:lastRenderedPageBreak/>
        <w:t xml:space="preserve">SPFx </w:t>
      </w:r>
      <w:bookmarkEnd w:id="19"/>
      <w:r w:rsidR="00F761BE">
        <w:t>Deployment</w:t>
      </w:r>
      <w:bookmarkEnd w:id="24"/>
    </w:p>
    <w:p w14:paraId="74023AC6" w14:textId="16B6DB67" w:rsidR="00A9170E" w:rsidRDefault="00140AFD" w:rsidP="00556E27">
      <w:r>
        <w:t xml:space="preserve">This </w:t>
      </w:r>
      <w:r w:rsidR="00F761BE">
        <w:t>section will go over the deployment of a SPFx application.</w:t>
      </w:r>
    </w:p>
    <w:p w14:paraId="6A3D92F4" w14:textId="6FC117BD" w:rsidR="004F18C0" w:rsidRDefault="00F7629A" w:rsidP="004F18C0">
      <w:pPr>
        <w:pStyle w:val="Heading2Numbered"/>
      </w:pPr>
      <w:bookmarkStart w:id="25" w:name="_Toc96070583"/>
      <w:r>
        <w:t xml:space="preserve">SPFx </w:t>
      </w:r>
      <w:r w:rsidR="009D14A7">
        <w:t xml:space="preserve">Deployment </w:t>
      </w:r>
      <w:r w:rsidR="008E2131">
        <w:t>Scopes</w:t>
      </w:r>
      <w:bookmarkEnd w:id="25"/>
    </w:p>
    <w:p w14:paraId="34FA2094" w14:textId="28ED30A3" w:rsidR="00F62A07" w:rsidRDefault="00F62A07" w:rsidP="00F62A07">
      <w:r>
        <w:t>When building SharePoint Framework solutions, developers can choose whether their solution supports tenant-wide deployment or if it must be deployed on each site separately. The latter is required when the solution needs to provision additional resources, such as lists, after being deployed to a site.</w:t>
      </w:r>
      <w:r w:rsidR="00607CBC">
        <w:t xml:space="preserve"> Applications targeted for Teams, must be deployed at the tenant-wide scope.</w:t>
      </w:r>
    </w:p>
    <w:p w14:paraId="7AC094A5" w14:textId="77777777" w:rsidR="00F62A07" w:rsidRDefault="00F62A07" w:rsidP="00F62A07">
      <w:r>
        <w:t>While the developers building the solution decide if the solution supports tenant-wide deployment or not, it's the administrators who make the final decision on how the solution is deployed. Even if a solution could be deployed to all sites in the tenant, administrators can choose to deploy it only to the specific sites. If the solution doesn't support tenant-wide deployment, administrators can deploy it only to specific sites.</w:t>
      </w:r>
    </w:p>
    <w:p w14:paraId="491377B3" w14:textId="77777777" w:rsidR="00F62A07" w:rsidRDefault="00F62A07" w:rsidP="00F62A07">
      <w:pPr>
        <w:rPr>
          <w:b/>
          <w:bCs/>
        </w:rPr>
      </w:pPr>
      <w:r>
        <w:rPr>
          <w:b/>
          <w:bCs/>
        </w:rPr>
        <w:t> Important</w:t>
      </w:r>
    </w:p>
    <w:p w14:paraId="0AE3EE50" w14:textId="77777777" w:rsidR="00F62A07" w:rsidRDefault="00F62A07" w:rsidP="00955D33">
      <w:pPr>
        <w:ind w:left="432"/>
      </w:pPr>
      <w:r>
        <w:t>Tenant-wide deployment is available only in SharePoint Online. In SharePoint hosted on-premises, SharePoint Framework solutions can be deployed only to specific sites.</w:t>
      </w:r>
    </w:p>
    <w:p w14:paraId="5A2DE70D" w14:textId="0F70EA54" w:rsidR="00E66184" w:rsidRDefault="00F62A07" w:rsidP="00003175">
      <w:r>
        <w:t>The SharePoint Framework doesn't have a store, which SharePoint Add-ins have. For this reason, any deployments always must be initiated by the tenant admin by adding and approving a solution package to the app catalog.</w:t>
      </w:r>
    </w:p>
    <w:p w14:paraId="40D49B0E" w14:textId="71095F93" w:rsidR="00C32BCB" w:rsidRDefault="004A1980" w:rsidP="00BA18D7">
      <w:pPr>
        <w:pStyle w:val="Heading2Numbered"/>
      </w:pPr>
      <w:bookmarkStart w:id="26" w:name="_Toc96070584"/>
      <w:r>
        <w:t>Managing</w:t>
      </w:r>
      <w:r w:rsidR="004F18C0">
        <w:t xml:space="preserve"> SPFx Package</w:t>
      </w:r>
      <w:bookmarkEnd w:id="26"/>
    </w:p>
    <w:p w14:paraId="681F3624" w14:textId="04059AC7" w:rsidR="00F0046A" w:rsidRDefault="00345E61" w:rsidP="00D721A6">
      <w:r>
        <w:t>Before</w:t>
      </w:r>
      <w:r w:rsidR="001A4D10">
        <w:t xml:space="preserve"> a</w:t>
      </w:r>
      <w:r w:rsidR="004A1980">
        <w:t xml:space="preserve">ll </w:t>
      </w:r>
      <w:r w:rsidR="00A729B9">
        <w:t>the</w:t>
      </w:r>
      <w:r w:rsidR="004A1980">
        <w:t xml:space="preserve"> SharePoint Framework solutions </w:t>
      </w:r>
      <w:r>
        <w:t>to be</w:t>
      </w:r>
      <w:r w:rsidR="004A1980">
        <w:t xml:space="preserve"> deployed into a </w:t>
      </w:r>
      <w:r w:rsidR="00E35108">
        <w:t xml:space="preserve">SharePoint Online </w:t>
      </w:r>
      <w:r w:rsidR="004A1980">
        <w:t>tenant</w:t>
      </w:r>
      <w:r w:rsidR="001A4D10">
        <w:t xml:space="preserve">, </w:t>
      </w:r>
      <w:r w:rsidR="00A729B9">
        <w:t>they</w:t>
      </w:r>
      <w:r w:rsidR="004A1980">
        <w:t xml:space="preserve"> must be approved by a tenant administrator. This is done by uploading the SharePoint Framework package, the </w:t>
      </w:r>
      <w:proofErr w:type="gramStart"/>
      <w:r w:rsidR="004A1980">
        <w:rPr>
          <w:rStyle w:val="Strong"/>
          <w:rFonts w:cs="Segoe UI"/>
          <w:color w:val="171717"/>
        </w:rPr>
        <w:t>*.sppkg</w:t>
      </w:r>
      <w:proofErr w:type="gramEnd"/>
      <w:r w:rsidR="004A1980">
        <w:t> file into the </w:t>
      </w:r>
      <w:r w:rsidR="004A1980">
        <w:rPr>
          <w:rStyle w:val="Emphasis"/>
          <w:rFonts w:cs="Segoe UI"/>
          <w:color w:val="171717"/>
        </w:rPr>
        <w:t>Apps for SharePoint</w:t>
      </w:r>
      <w:r w:rsidR="004A1980">
        <w:t> library.</w:t>
      </w:r>
    </w:p>
    <w:p w14:paraId="2C6C4D89" w14:textId="61CB9C22" w:rsidR="004101D1" w:rsidRDefault="004A1980" w:rsidP="00D721A6">
      <w:r>
        <w:t>When a new solution is added to the library, the administrator gets a dialog that asks for a consent to approve the solution for use in the tenancy. The dialog explains that this is a </w:t>
      </w:r>
      <w:r>
        <w:rPr>
          <w:rStyle w:val="Emphasis"/>
          <w:rFonts w:cs="Segoe UI"/>
          <w:color w:val="171717"/>
        </w:rPr>
        <w:t>full trust client-side code</w:t>
      </w:r>
      <w:r>
        <w:t xml:space="preserve"> solution without any resource restrictions and that it executes under users' context. </w:t>
      </w:r>
      <w:r w:rsidR="004101D1">
        <w:t>It</w:t>
      </w:r>
      <w:r>
        <w:t xml:space="preserve"> also shows from what domain it will primarily get content, that is the CDN location of the SharePoint Framework scripts.</w:t>
      </w:r>
    </w:p>
    <w:p w14:paraId="144A09C4" w14:textId="78998B90" w:rsidR="00D721A6" w:rsidRDefault="004A1980" w:rsidP="00D721A6">
      <w:r>
        <w:t>Any SharePoint Framework application can load data from other locations, after the initial load from the CDN. Once approved, the SharePoint Framework solution can be enabled on any site collection.</w:t>
      </w:r>
    </w:p>
    <w:p w14:paraId="664392CC" w14:textId="6C3C1B55" w:rsidR="008142DB" w:rsidRDefault="008142DB" w:rsidP="00D721A6">
      <w:r>
        <w:lastRenderedPageBreak/>
        <w:t>This section will go over the deployment of a</w:t>
      </w:r>
      <w:r w:rsidR="008477A4">
        <w:t xml:space="preserve"> solution to the application catalog.</w:t>
      </w:r>
    </w:p>
    <w:p w14:paraId="474FA99E" w14:textId="357D787E" w:rsidR="002827B5" w:rsidRDefault="002827B5" w:rsidP="002827B5">
      <w:pPr>
        <w:pStyle w:val="Heading3Numbered"/>
      </w:pPr>
      <w:bookmarkStart w:id="27" w:name="_Toc96070585"/>
      <w:r>
        <w:t>Access the Application Catalog</w:t>
      </w:r>
      <w:bookmarkEnd w:id="27"/>
    </w:p>
    <w:p w14:paraId="564E3937" w14:textId="77777777" w:rsidR="004769D2" w:rsidRDefault="004769D2" w:rsidP="004769D2">
      <w:pPr>
        <w:keepNext/>
        <w:jc w:val="center"/>
      </w:pPr>
      <w:r w:rsidRPr="004769D2">
        <w:rPr>
          <w:noProof/>
        </w:rPr>
        <w:drawing>
          <wp:inline distT="0" distB="0" distL="0" distR="0" wp14:anchorId="5D46E73F" wp14:editId="35E6EFD4">
            <wp:extent cx="5943600" cy="320738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4"/>
                    <a:stretch>
                      <a:fillRect/>
                    </a:stretch>
                  </pic:blipFill>
                  <pic:spPr>
                    <a:xfrm>
                      <a:off x="0" y="0"/>
                      <a:ext cx="5943600" cy="3207385"/>
                    </a:xfrm>
                    <a:prstGeom prst="rect">
                      <a:avLst/>
                    </a:prstGeom>
                  </pic:spPr>
                </pic:pic>
              </a:graphicData>
            </a:graphic>
          </wp:inline>
        </w:drawing>
      </w:r>
    </w:p>
    <w:p w14:paraId="785D3145" w14:textId="6EEEB240" w:rsidR="002827B5" w:rsidRDefault="004769D2" w:rsidP="004769D2">
      <w:pPr>
        <w:pStyle w:val="Caption"/>
        <w:jc w:val="center"/>
      </w:pPr>
      <w:bookmarkStart w:id="28" w:name="_Toc96070600"/>
      <w:r>
        <w:t xml:space="preserve">Figure </w:t>
      </w:r>
      <w:fldSimple w:instr=" SEQ Figure \* ARABIC ">
        <w:r w:rsidR="00926F91">
          <w:rPr>
            <w:noProof/>
          </w:rPr>
          <w:t>3</w:t>
        </w:r>
      </w:fldSimple>
      <w:r>
        <w:t xml:space="preserve"> - Site Collection App Catalog</w:t>
      </w:r>
      <w:bookmarkEnd w:id="28"/>
    </w:p>
    <w:p w14:paraId="13AD75B2" w14:textId="7DC635B4" w:rsidR="004769D2" w:rsidRDefault="005758AB" w:rsidP="002827B5">
      <w:r>
        <w:t>Access the site collection app catalog</w:t>
      </w:r>
      <w:r w:rsidR="0062293F">
        <w:t xml:space="preserve"> site and select the “Apps for SharePoint” library.</w:t>
      </w:r>
    </w:p>
    <w:p w14:paraId="4C79D849" w14:textId="1E107808" w:rsidR="0062293F" w:rsidRDefault="0062293F" w:rsidP="0062293F">
      <w:pPr>
        <w:pStyle w:val="Heading3Numbered"/>
      </w:pPr>
      <w:bookmarkStart w:id="29" w:name="_Toc96070586"/>
      <w:r>
        <w:lastRenderedPageBreak/>
        <w:t>Upload the SPFx Package</w:t>
      </w:r>
      <w:bookmarkEnd w:id="29"/>
    </w:p>
    <w:p w14:paraId="0DD641CF" w14:textId="77777777" w:rsidR="00354E3D" w:rsidRDefault="00354E3D" w:rsidP="00354E3D">
      <w:pPr>
        <w:keepNext/>
        <w:jc w:val="center"/>
      </w:pPr>
      <w:r w:rsidRPr="00354E3D">
        <w:rPr>
          <w:noProof/>
        </w:rPr>
        <w:drawing>
          <wp:inline distT="0" distB="0" distL="0" distR="0" wp14:anchorId="19FC755D" wp14:editId="4E526147">
            <wp:extent cx="5943600" cy="3419475"/>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5"/>
                    <a:stretch>
                      <a:fillRect/>
                    </a:stretch>
                  </pic:blipFill>
                  <pic:spPr>
                    <a:xfrm>
                      <a:off x="0" y="0"/>
                      <a:ext cx="5943600" cy="3419475"/>
                    </a:xfrm>
                    <a:prstGeom prst="rect">
                      <a:avLst/>
                    </a:prstGeom>
                  </pic:spPr>
                </pic:pic>
              </a:graphicData>
            </a:graphic>
          </wp:inline>
        </w:drawing>
      </w:r>
    </w:p>
    <w:p w14:paraId="7D9AD00C" w14:textId="637A9B3E" w:rsidR="0062293F" w:rsidRDefault="00354E3D" w:rsidP="00354E3D">
      <w:pPr>
        <w:pStyle w:val="Caption"/>
        <w:jc w:val="center"/>
      </w:pPr>
      <w:bookmarkStart w:id="30" w:name="_Toc96070601"/>
      <w:r>
        <w:t xml:space="preserve">Figure </w:t>
      </w:r>
      <w:fldSimple w:instr=" SEQ Figure \* ARABIC ">
        <w:r w:rsidR="00926F91">
          <w:rPr>
            <w:noProof/>
          </w:rPr>
          <w:t>4</w:t>
        </w:r>
      </w:fldSimple>
      <w:r>
        <w:t xml:space="preserve"> - Upload the SPFx Package</w:t>
      </w:r>
      <w:bookmarkEnd w:id="30"/>
    </w:p>
    <w:p w14:paraId="05552E49" w14:textId="3355B084" w:rsidR="00354E3D" w:rsidRDefault="00354E3D" w:rsidP="0062293F">
      <w:r>
        <w:t>Click on the “Upload” button and select the SPFx file to upload to the catalog.</w:t>
      </w:r>
    </w:p>
    <w:p w14:paraId="00DF1F65" w14:textId="08A272B8" w:rsidR="00D13DFC" w:rsidRDefault="00CF2E28" w:rsidP="00D13DFC">
      <w:pPr>
        <w:pStyle w:val="Heading3Numbered"/>
      </w:pPr>
      <w:bookmarkStart w:id="31" w:name="_Toc96070587"/>
      <w:r>
        <w:lastRenderedPageBreak/>
        <w:t>Deploy the SPFx Package</w:t>
      </w:r>
      <w:bookmarkEnd w:id="31"/>
    </w:p>
    <w:p w14:paraId="643BABEC" w14:textId="77777777" w:rsidR="00CF2E28" w:rsidRDefault="00CF2E28" w:rsidP="00CF2E28">
      <w:pPr>
        <w:keepNext/>
        <w:jc w:val="center"/>
      </w:pPr>
      <w:r w:rsidRPr="00CF2E28">
        <w:rPr>
          <w:noProof/>
        </w:rPr>
        <w:drawing>
          <wp:inline distT="0" distB="0" distL="0" distR="0" wp14:anchorId="10DB76EB" wp14:editId="0FA723A8">
            <wp:extent cx="5943600" cy="3401695"/>
            <wp:effectExtent l="0" t="0" r="0" b="825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6"/>
                    <a:stretch>
                      <a:fillRect/>
                    </a:stretch>
                  </pic:blipFill>
                  <pic:spPr>
                    <a:xfrm>
                      <a:off x="0" y="0"/>
                      <a:ext cx="5943600" cy="3401695"/>
                    </a:xfrm>
                    <a:prstGeom prst="rect">
                      <a:avLst/>
                    </a:prstGeom>
                  </pic:spPr>
                </pic:pic>
              </a:graphicData>
            </a:graphic>
          </wp:inline>
        </w:drawing>
      </w:r>
    </w:p>
    <w:p w14:paraId="749E926D" w14:textId="024F6CDE" w:rsidR="00CF2E28" w:rsidRDefault="00CF2E28" w:rsidP="00CF2E28">
      <w:pPr>
        <w:pStyle w:val="Caption"/>
        <w:jc w:val="center"/>
      </w:pPr>
      <w:bookmarkStart w:id="32" w:name="_Toc96070602"/>
      <w:r>
        <w:t xml:space="preserve">Figure </w:t>
      </w:r>
      <w:fldSimple w:instr=" SEQ Figure \* ARABIC ">
        <w:r w:rsidR="00926F91">
          <w:rPr>
            <w:noProof/>
          </w:rPr>
          <w:t>5</w:t>
        </w:r>
      </w:fldSimple>
      <w:r>
        <w:t xml:space="preserve"> - Deploy the SPFx Package</w:t>
      </w:r>
      <w:bookmarkEnd w:id="32"/>
    </w:p>
    <w:p w14:paraId="3E429BCB" w14:textId="7D05A9AD" w:rsidR="009E78FA" w:rsidRPr="007C09AC" w:rsidRDefault="003579E7" w:rsidP="00F66E5F">
      <w:r>
        <w:t>Th</w:t>
      </w:r>
      <w:r w:rsidR="00BB3EDE">
        <w:t>e deployment window will be displayed next. Click “Deploy” to make the solution available for installation.</w:t>
      </w:r>
    </w:p>
    <w:p w14:paraId="52FF475E" w14:textId="41F2CD2F" w:rsidR="003579E7" w:rsidRDefault="003579E7" w:rsidP="003579E7">
      <w:pPr>
        <w:pStyle w:val="Heading4Numbered"/>
      </w:pPr>
      <w:r>
        <w:lastRenderedPageBreak/>
        <w:t xml:space="preserve">Deploy SPFx Package with </w:t>
      </w:r>
      <w:r w:rsidR="00F66E5F">
        <w:t>A</w:t>
      </w:r>
      <w:r>
        <w:t>PI Permissions</w:t>
      </w:r>
    </w:p>
    <w:p w14:paraId="5EDBF241" w14:textId="77777777" w:rsidR="009B7811" w:rsidRDefault="009B7811" w:rsidP="009B7811">
      <w:pPr>
        <w:keepNext/>
        <w:jc w:val="center"/>
      </w:pPr>
      <w:r w:rsidRPr="009B7811">
        <w:rPr>
          <w:noProof/>
        </w:rPr>
        <w:drawing>
          <wp:inline distT="0" distB="0" distL="0" distR="0" wp14:anchorId="02412F64" wp14:editId="07C5A284">
            <wp:extent cx="5943600" cy="381889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7"/>
                    <a:stretch>
                      <a:fillRect/>
                    </a:stretch>
                  </pic:blipFill>
                  <pic:spPr>
                    <a:xfrm>
                      <a:off x="0" y="0"/>
                      <a:ext cx="5943600" cy="3818890"/>
                    </a:xfrm>
                    <a:prstGeom prst="rect">
                      <a:avLst/>
                    </a:prstGeom>
                  </pic:spPr>
                </pic:pic>
              </a:graphicData>
            </a:graphic>
          </wp:inline>
        </w:drawing>
      </w:r>
    </w:p>
    <w:p w14:paraId="11AE1132" w14:textId="6FCFB608" w:rsidR="009B7811" w:rsidRDefault="009B7811" w:rsidP="009B7811">
      <w:pPr>
        <w:pStyle w:val="Caption"/>
        <w:jc w:val="center"/>
      </w:pPr>
      <w:bookmarkStart w:id="33" w:name="_Toc96070603"/>
      <w:r>
        <w:t xml:space="preserve">Figure </w:t>
      </w:r>
      <w:r w:rsidR="00824BAA">
        <w:fldChar w:fldCharType="begin"/>
      </w:r>
      <w:r w:rsidR="00824BAA">
        <w:instrText xml:space="preserve"> SEQ Figure \* ARABIC </w:instrText>
      </w:r>
      <w:r w:rsidR="00824BAA">
        <w:fldChar w:fldCharType="separate"/>
      </w:r>
      <w:r w:rsidR="00926F91">
        <w:rPr>
          <w:noProof/>
        </w:rPr>
        <w:t>6</w:t>
      </w:r>
      <w:r w:rsidR="00824BAA">
        <w:rPr>
          <w:noProof/>
        </w:rPr>
        <w:fldChar w:fldCharType="end"/>
      </w:r>
      <w:r>
        <w:t xml:space="preserve"> - Deploying App with API Permissions</w:t>
      </w:r>
      <w:bookmarkEnd w:id="33"/>
    </w:p>
    <w:p w14:paraId="0164EE7C" w14:textId="26BACCC9" w:rsidR="009B7811" w:rsidRDefault="004B2E98" w:rsidP="009B7811">
      <w:r>
        <w:t xml:space="preserve">Apps utilizing </w:t>
      </w:r>
      <w:r w:rsidR="0085195A">
        <w:t>the Graph/Custom API</w:t>
      </w:r>
      <w:r>
        <w:t xml:space="preserve"> will </w:t>
      </w:r>
      <w:r w:rsidR="0085195A">
        <w:t xml:space="preserve">have this information included in the deployment. The administrator will need to review the permissions and </w:t>
      </w:r>
      <w:r w:rsidR="000C0C3D">
        <w:t>approve them in the tenant’s API Management page.</w:t>
      </w:r>
      <w:r w:rsidR="00D738B4">
        <w:t xml:space="preserve"> </w:t>
      </w:r>
      <w:r w:rsidR="00B31955">
        <w:t xml:space="preserve">To approve these permissions, access the SharePoint admin center and select “API Access” from the “Advanced” </w:t>
      </w:r>
      <w:r w:rsidR="009B6FED">
        <w:t>navigation menu, as shown in the figure below.</w:t>
      </w:r>
    </w:p>
    <w:p w14:paraId="1A43D2E0" w14:textId="77777777" w:rsidR="009B6FED" w:rsidRDefault="009B6FED" w:rsidP="009B6FED">
      <w:pPr>
        <w:keepNext/>
        <w:jc w:val="center"/>
      </w:pPr>
      <w:r w:rsidRPr="009B6FED">
        <w:rPr>
          <w:noProof/>
        </w:rPr>
        <w:lastRenderedPageBreak/>
        <w:drawing>
          <wp:inline distT="0" distB="0" distL="0" distR="0" wp14:anchorId="4A7CC5B5" wp14:editId="2FB97CA8">
            <wp:extent cx="2692697" cy="5207574"/>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8"/>
                    <a:stretch>
                      <a:fillRect/>
                    </a:stretch>
                  </pic:blipFill>
                  <pic:spPr>
                    <a:xfrm>
                      <a:off x="0" y="0"/>
                      <a:ext cx="2692697" cy="5207574"/>
                    </a:xfrm>
                    <a:prstGeom prst="rect">
                      <a:avLst/>
                    </a:prstGeom>
                  </pic:spPr>
                </pic:pic>
              </a:graphicData>
            </a:graphic>
          </wp:inline>
        </w:drawing>
      </w:r>
    </w:p>
    <w:p w14:paraId="58E8EAF5" w14:textId="3603C859" w:rsidR="009B6FED" w:rsidRDefault="009B6FED" w:rsidP="009B6FED">
      <w:pPr>
        <w:pStyle w:val="Caption"/>
        <w:jc w:val="center"/>
      </w:pPr>
      <w:bookmarkStart w:id="34" w:name="_Toc96070604"/>
      <w:r>
        <w:t xml:space="preserve">Figure </w:t>
      </w:r>
      <w:r w:rsidR="00824BAA">
        <w:fldChar w:fldCharType="begin"/>
      </w:r>
      <w:r w:rsidR="00824BAA">
        <w:instrText xml:space="preserve"> SEQ Figure \* ARABIC </w:instrText>
      </w:r>
      <w:r w:rsidR="00824BAA">
        <w:fldChar w:fldCharType="separate"/>
      </w:r>
      <w:r w:rsidR="00926F91">
        <w:rPr>
          <w:noProof/>
        </w:rPr>
        <w:t>7</w:t>
      </w:r>
      <w:r w:rsidR="00824BAA">
        <w:rPr>
          <w:noProof/>
        </w:rPr>
        <w:fldChar w:fldCharType="end"/>
      </w:r>
      <w:r>
        <w:t xml:space="preserve"> - Admin Center API Access</w:t>
      </w:r>
      <w:bookmarkEnd w:id="34"/>
    </w:p>
    <w:p w14:paraId="7DE04F6C" w14:textId="77777777" w:rsidR="00B63BDE" w:rsidRDefault="00B63BDE" w:rsidP="00B63BDE">
      <w:pPr>
        <w:keepNext/>
        <w:jc w:val="center"/>
      </w:pPr>
      <w:r w:rsidRPr="00B63BDE">
        <w:rPr>
          <w:noProof/>
        </w:rPr>
        <w:lastRenderedPageBreak/>
        <w:drawing>
          <wp:inline distT="0" distB="0" distL="0" distR="0" wp14:anchorId="3DED25A6" wp14:editId="681BB818">
            <wp:extent cx="5943600" cy="31877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9"/>
                    <a:stretch>
                      <a:fillRect/>
                    </a:stretch>
                  </pic:blipFill>
                  <pic:spPr>
                    <a:xfrm>
                      <a:off x="0" y="0"/>
                      <a:ext cx="5943600" cy="3187700"/>
                    </a:xfrm>
                    <a:prstGeom prst="rect">
                      <a:avLst/>
                    </a:prstGeom>
                  </pic:spPr>
                </pic:pic>
              </a:graphicData>
            </a:graphic>
          </wp:inline>
        </w:drawing>
      </w:r>
    </w:p>
    <w:p w14:paraId="61DF3047" w14:textId="04D75A16" w:rsidR="009B6FED" w:rsidRDefault="00B63BDE" w:rsidP="00B63BDE">
      <w:pPr>
        <w:pStyle w:val="Caption"/>
        <w:jc w:val="center"/>
      </w:pPr>
      <w:bookmarkStart w:id="35" w:name="_Toc96070605"/>
      <w:r>
        <w:t xml:space="preserve">Figure </w:t>
      </w:r>
      <w:r w:rsidR="00824BAA">
        <w:fldChar w:fldCharType="begin"/>
      </w:r>
      <w:r w:rsidR="00824BAA">
        <w:instrText xml:space="preserve"> SEQ Figure \* ARABIC </w:instrText>
      </w:r>
      <w:r w:rsidR="00824BAA">
        <w:fldChar w:fldCharType="separate"/>
      </w:r>
      <w:r w:rsidR="00926F91">
        <w:rPr>
          <w:noProof/>
        </w:rPr>
        <w:t>8</w:t>
      </w:r>
      <w:r w:rsidR="00824BAA">
        <w:rPr>
          <w:noProof/>
        </w:rPr>
        <w:fldChar w:fldCharType="end"/>
      </w:r>
      <w:r>
        <w:t xml:space="preserve"> - API Access Management</w:t>
      </w:r>
      <w:bookmarkEnd w:id="35"/>
    </w:p>
    <w:p w14:paraId="6A6A944C" w14:textId="49D2BD63" w:rsidR="00B63BDE" w:rsidRPr="009B7811" w:rsidRDefault="00B63BDE" w:rsidP="009B7811">
      <w:r>
        <w:t xml:space="preserve">The API access management page will display all approved and pending request. </w:t>
      </w:r>
      <w:r w:rsidR="00FE46A0">
        <w:t>For</w:t>
      </w:r>
      <w:r>
        <w:t xml:space="preserve"> the application to </w:t>
      </w:r>
      <w:r w:rsidR="00FE2794">
        <w:t xml:space="preserve">run successfully, the API request must be approved. The API requests can be isolated for apps scoped </w:t>
      </w:r>
      <w:r w:rsidR="000B164E">
        <w:t>at</w:t>
      </w:r>
      <w:r w:rsidR="00FE2794">
        <w:t xml:space="preserve"> site collection</w:t>
      </w:r>
      <w:r w:rsidR="000B164E">
        <w:t>(</w:t>
      </w:r>
      <w:r w:rsidR="00FE2794">
        <w:t>s</w:t>
      </w:r>
      <w:r w:rsidR="000B164E">
        <w:t>)</w:t>
      </w:r>
      <w:r w:rsidR="00FE2794">
        <w:t xml:space="preserve">, or organization-wide for apps scoped </w:t>
      </w:r>
      <w:r w:rsidR="000B164E">
        <w:t>at</w:t>
      </w:r>
      <w:r w:rsidR="00FE2794">
        <w:t xml:space="preserve"> the tenant.</w:t>
      </w:r>
    </w:p>
    <w:p w14:paraId="78B073FC" w14:textId="632DAB82" w:rsidR="003579E7" w:rsidRDefault="003579E7" w:rsidP="003579E7">
      <w:pPr>
        <w:pStyle w:val="Heading4Numbered"/>
      </w:pPr>
      <w:r>
        <w:lastRenderedPageBreak/>
        <w:t>Deploy SPFx Package to Teams</w:t>
      </w:r>
    </w:p>
    <w:p w14:paraId="5FD1961E" w14:textId="77777777" w:rsidR="0041461F" w:rsidRDefault="0041461F" w:rsidP="0041461F">
      <w:pPr>
        <w:keepNext/>
        <w:jc w:val="center"/>
      </w:pPr>
      <w:r w:rsidRPr="0041461F">
        <w:rPr>
          <w:noProof/>
        </w:rPr>
        <w:drawing>
          <wp:inline distT="0" distB="0" distL="0" distR="0" wp14:anchorId="74179295" wp14:editId="635095B4">
            <wp:extent cx="5943600" cy="3585845"/>
            <wp:effectExtent l="0" t="0" r="0" b="0"/>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a:blip r:embed="rId30"/>
                    <a:stretch>
                      <a:fillRect/>
                    </a:stretch>
                  </pic:blipFill>
                  <pic:spPr>
                    <a:xfrm>
                      <a:off x="0" y="0"/>
                      <a:ext cx="5943600" cy="3585845"/>
                    </a:xfrm>
                    <a:prstGeom prst="rect">
                      <a:avLst/>
                    </a:prstGeom>
                  </pic:spPr>
                </pic:pic>
              </a:graphicData>
            </a:graphic>
          </wp:inline>
        </w:drawing>
      </w:r>
    </w:p>
    <w:p w14:paraId="111CE2BA" w14:textId="33485016" w:rsidR="003579E7" w:rsidRDefault="0041461F" w:rsidP="0041461F">
      <w:pPr>
        <w:pStyle w:val="Caption"/>
        <w:jc w:val="center"/>
      </w:pPr>
      <w:bookmarkStart w:id="36" w:name="_Toc96070606"/>
      <w:r>
        <w:t xml:space="preserve">Figure </w:t>
      </w:r>
      <w:fldSimple w:instr=" SEQ Figure \* ARABIC ">
        <w:r w:rsidR="00926F91">
          <w:rPr>
            <w:noProof/>
          </w:rPr>
          <w:t>9</w:t>
        </w:r>
      </w:fldSimple>
      <w:r>
        <w:t xml:space="preserve"> - Deploy SPFx Package to Teams</w:t>
      </w:r>
      <w:bookmarkEnd w:id="36"/>
    </w:p>
    <w:p w14:paraId="20B4B05D" w14:textId="46A1F4A8" w:rsidR="0041461F" w:rsidRDefault="00BB3EDE" w:rsidP="003579E7">
      <w:r>
        <w:t>To</w:t>
      </w:r>
      <w:r w:rsidR="0041461F">
        <w:t xml:space="preserve"> </w:t>
      </w:r>
      <w:r w:rsidR="008B446B">
        <w:t>deploy a solution to Teams, the package MUST be deployed at the tenant app catalog. The option to “Make this solution available to all sites in the organization” MUST be selected</w:t>
      </w:r>
      <w:r w:rsidR="00ED3566">
        <w:t>, otherwise it will not be able to be synced to Teams.</w:t>
      </w:r>
    </w:p>
    <w:p w14:paraId="56B49153" w14:textId="77777777" w:rsidR="00590FD3" w:rsidRDefault="00590FD3" w:rsidP="00590FD3">
      <w:pPr>
        <w:keepNext/>
        <w:jc w:val="center"/>
      </w:pPr>
      <w:r w:rsidRPr="00590FD3">
        <w:rPr>
          <w:noProof/>
        </w:rPr>
        <w:lastRenderedPageBreak/>
        <w:drawing>
          <wp:inline distT="0" distB="0" distL="0" distR="0" wp14:anchorId="102CD78C" wp14:editId="427A3515">
            <wp:extent cx="5943600" cy="5125085"/>
            <wp:effectExtent l="0" t="0" r="0" b="0"/>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31"/>
                    <a:stretch>
                      <a:fillRect/>
                    </a:stretch>
                  </pic:blipFill>
                  <pic:spPr>
                    <a:xfrm>
                      <a:off x="0" y="0"/>
                      <a:ext cx="5943600" cy="5125085"/>
                    </a:xfrm>
                    <a:prstGeom prst="rect">
                      <a:avLst/>
                    </a:prstGeom>
                  </pic:spPr>
                </pic:pic>
              </a:graphicData>
            </a:graphic>
          </wp:inline>
        </w:drawing>
      </w:r>
    </w:p>
    <w:p w14:paraId="344FDEC3" w14:textId="3AC6D246" w:rsidR="00ED3566" w:rsidRDefault="00590FD3" w:rsidP="00590FD3">
      <w:pPr>
        <w:pStyle w:val="Caption"/>
        <w:jc w:val="center"/>
      </w:pPr>
      <w:bookmarkStart w:id="37" w:name="_Toc96070607"/>
      <w:r>
        <w:t xml:space="preserve">Figure </w:t>
      </w:r>
      <w:fldSimple w:instr=" SEQ Figure \* ARABIC ">
        <w:r w:rsidR="00926F91">
          <w:rPr>
            <w:noProof/>
          </w:rPr>
          <w:t>10</w:t>
        </w:r>
      </w:fldSimple>
      <w:r>
        <w:t xml:space="preserve"> - Sync SPFx Package to Teams</w:t>
      </w:r>
      <w:bookmarkEnd w:id="37"/>
    </w:p>
    <w:p w14:paraId="501C28F2" w14:textId="77777777" w:rsidR="0042799E" w:rsidRDefault="007741EB" w:rsidP="003579E7">
      <w:r>
        <w:t>Once the solution is deployed with this checkmark selected, select the file in the library and view the ribbon options under the “File” tab.</w:t>
      </w:r>
    </w:p>
    <w:p w14:paraId="3BD544CE" w14:textId="77777777" w:rsidR="0042799E" w:rsidRDefault="0042799E" w:rsidP="0042799E">
      <w:pPr>
        <w:keepNext/>
        <w:jc w:val="center"/>
      </w:pPr>
      <w:r w:rsidRPr="0042799E">
        <w:rPr>
          <w:noProof/>
        </w:rPr>
        <w:lastRenderedPageBreak/>
        <w:drawing>
          <wp:inline distT="0" distB="0" distL="0" distR="0" wp14:anchorId="06334257" wp14:editId="7784C7B6">
            <wp:extent cx="5502117" cy="4442845"/>
            <wp:effectExtent l="0" t="0" r="381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2"/>
                    <a:stretch>
                      <a:fillRect/>
                    </a:stretch>
                  </pic:blipFill>
                  <pic:spPr>
                    <a:xfrm>
                      <a:off x="0" y="0"/>
                      <a:ext cx="5502117" cy="4442845"/>
                    </a:xfrm>
                    <a:prstGeom prst="rect">
                      <a:avLst/>
                    </a:prstGeom>
                  </pic:spPr>
                </pic:pic>
              </a:graphicData>
            </a:graphic>
          </wp:inline>
        </w:drawing>
      </w:r>
    </w:p>
    <w:p w14:paraId="29FFDA1B" w14:textId="742A19D5" w:rsidR="0042799E" w:rsidRDefault="0042799E" w:rsidP="0042799E">
      <w:pPr>
        <w:pStyle w:val="Caption"/>
        <w:jc w:val="center"/>
      </w:pPr>
      <w:bookmarkStart w:id="38" w:name="_Toc96070608"/>
      <w:r>
        <w:t xml:space="preserve">Figure </w:t>
      </w:r>
      <w:fldSimple w:instr=" SEQ Figure \* ARABIC ">
        <w:r w:rsidR="00926F91">
          <w:rPr>
            <w:noProof/>
          </w:rPr>
          <w:t>11</w:t>
        </w:r>
      </w:fldSimple>
      <w:r>
        <w:t xml:space="preserve"> - Sync to Teams Verification</w:t>
      </w:r>
      <w:bookmarkEnd w:id="38"/>
    </w:p>
    <w:p w14:paraId="6951ACD3" w14:textId="10B2AFA7" w:rsidR="00ED3566" w:rsidRDefault="007741EB" w:rsidP="003579E7">
      <w:r>
        <w:t>A verification message will be displayed after the sync completes. It may take a couple minutes for the solution to propagate to the Teams app catalog.</w:t>
      </w:r>
    </w:p>
    <w:p w14:paraId="31E16F76" w14:textId="77777777" w:rsidR="00EF08B7" w:rsidRDefault="00EF08B7" w:rsidP="00EF08B7">
      <w:pPr>
        <w:keepNext/>
        <w:jc w:val="center"/>
      </w:pPr>
      <w:r w:rsidRPr="00EF08B7">
        <w:rPr>
          <w:noProof/>
        </w:rPr>
        <w:drawing>
          <wp:inline distT="0" distB="0" distL="0" distR="0" wp14:anchorId="2D4A6628" wp14:editId="2AA5157C">
            <wp:extent cx="5943600" cy="261112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33"/>
                    <a:stretch>
                      <a:fillRect/>
                    </a:stretch>
                  </pic:blipFill>
                  <pic:spPr>
                    <a:xfrm>
                      <a:off x="0" y="0"/>
                      <a:ext cx="5943600" cy="2611120"/>
                    </a:xfrm>
                    <a:prstGeom prst="rect">
                      <a:avLst/>
                    </a:prstGeom>
                  </pic:spPr>
                </pic:pic>
              </a:graphicData>
            </a:graphic>
          </wp:inline>
        </w:drawing>
      </w:r>
    </w:p>
    <w:p w14:paraId="3209662C" w14:textId="7D2238EA" w:rsidR="00EF08B7" w:rsidRDefault="00EF08B7" w:rsidP="00EF08B7">
      <w:pPr>
        <w:pStyle w:val="Caption"/>
        <w:jc w:val="center"/>
      </w:pPr>
      <w:bookmarkStart w:id="39" w:name="_Toc96070609"/>
      <w:r>
        <w:t xml:space="preserve">Figure </w:t>
      </w:r>
      <w:fldSimple w:instr=" SEQ Figure \* ARABIC ">
        <w:r w:rsidR="00926F91">
          <w:rPr>
            <w:noProof/>
          </w:rPr>
          <w:t>12</w:t>
        </w:r>
      </w:fldSimple>
      <w:r>
        <w:t xml:space="preserve"> - View Teams Apps</w:t>
      </w:r>
      <w:bookmarkEnd w:id="39"/>
    </w:p>
    <w:p w14:paraId="7F999E81" w14:textId="1935FE55" w:rsidR="00EF08B7" w:rsidRDefault="00903DC4" w:rsidP="003579E7">
      <w:r>
        <w:lastRenderedPageBreak/>
        <w:t xml:space="preserve">Access Teams, and select the ellipsis from the left navigation bar and then click on “More Apps”. </w:t>
      </w:r>
      <w:r w:rsidR="00BE4082">
        <w:t>Select the option for “Built for your org” and you will see the SPFx applications synced to teams.</w:t>
      </w:r>
    </w:p>
    <w:p w14:paraId="3E008315" w14:textId="77777777" w:rsidR="00C972D4" w:rsidRDefault="00C972D4" w:rsidP="00C972D4">
      <w:pPr>
        <w:keepNext/>
        <w:jc w:val="center"/>
      </w:pPr>
      <w:r w:rsidRPr="00C972D4">
        <w:rPr>
          <w:noProof/>
        </w:rPr>
        <w:drawing>
          <wp:inline distT="0" distB="0" distL="0" distR="0" wp14:anchorId="27FD4429" wp14:editId="15AC2B0B">
            <wp:extent cx="5943600" cy="4787900"/>
            <wp:effectExtent l="0" t="0" r="0"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34"/>
                    <a:stretch>
                      <a:fillRect/>
                    </a:stretch>
                  </pic:blipFill>
                  <pic:spPr>
                    <a:xfrm>
                      <a:off x="0" y="0"/>
                      <a:ext cx="5943600" cy="4787900"/>
                    </a:xfrm>
                    <a:prstGeom prst="rect">
                      <a:avLst/>
                    </a:prstGeom>
                  </pic:spPr>
                </pic:pic>
              </a:graphicData>
            </a:graphic>
          </wp:inline>
        </w:drawing>
      </w:r>
    </w:p>
    <w:p w14:paraId="69F4C0FD" w14:textId="05982757" w:rsidR="00C972D4" w:rsidRDefault="00C972D4" w:rsidP="00C972D4">
      <w:pPr>
        <w:pStyle w:val="Caption"/>
        <w:jc w:val="center"/>
      </w:pPr>
      <w:bookmarkStart w:id="40" w:name="_Toc96070610"/>
      <w:r>
        <w:t xml:space="preserve">Figure </w:t>
      </w:r>
      <w:fldSimple w:instr=" SEQ Figure \* ARABIC ">
        <w:r w:rsidR="00926F91">
          <w:rPr>
            <w:noProof/>
          </w:rPr>
          <w:t>13</w:t>
        </w:r>
      </w:fldSimple>
      <w:r>
        <w:t xml:space="preserve"> - Teams App Information</w:t>
      </w:r>
      <w:bookmarkEnd w:id="40"/>
    </w:p>
    <w:p w14:paraId="3EA5AD0B" w14:textId="2FA4896F" w:rsidR="00C972D4" w:rsidRPr="003579E7" w:rsidRDefault="00C972D4" w:rsidP="003579E7">
      <w:r>
        <w:t xml:space="preserve">Clicking on the app will </w:t>
      </w:r>
      <w:r w:rsidR="00702464">
        <w:t>allow you to view information about the app and/or install it to a channel.</w:t>
      </w:r>
    </w:p>
    <w:p w14:paraId="1EC19EB7" w14:textId="599F337A" w:rsidR="00D0737F" w:rsidRDefault="00D0737F" w:rsidP="00D0737F">
      <w:pPr>
        <w:pStyle w:val="Heading1Numbered"/>
      </w:pPr>
      <w:bookmarkStart w:id="41" w:name="_Toc96070588"/>
      <w:r>
        <w:lastRenderedPageBreak/>
        <w:t>Operations &amp; Management (O&amp;M)</w:t>
      </w:r>
      <w:bookmarkEnd w:id="41"/>
    </w:p>
    <w:p w14:paraId="1347E544" w14:textId="17D0876C" w:rsidR="00D0737F" w:rsidRDefault="00D0737F" w:rsidP="00D0737F">
      <w:r>
        <w:t>This section will go over the operations and management of the application.</w:t>
      </w:r>
    </w:p>
    <w:p w14:paraId="20B5C9B6" w14:textId="57F41324" w:rsidR="00D0737F" w:rsidRDefault="00987465" w:rsidP="00D0737F">
      <w:pPr>
        <w:pStyle w:val="Heading2Numbered"/>
      </w:pPr>
      <w:bookmarkStart w:id="42" w:name="_Toc96070589"/>
      <w:bookmarkEnd w:id="11"/>
      <w:bookmarkEnd w:id="12"/>
      <w:bookmarkEnd w:id="13"/>
      <w:bookmarkEnd w:id="14"/>
      <w:bookmarkEnd w:id="15"/>
      <w:bookmarkEnd w:id="16"/>
      <w:r>
        <w:t>Site Collection App Catalog</w:t>
      </w:r>
      <w:bookmarkEnd w:id="42"/>
    </w:p>
    <w:p w14:paraId="11A022CC" w14:textId="062463BD" w:rsidR="00690608" w:rsidRDefault="00690608" w:rsidP="00690608">
      <w:pPr>
        <w:pStyle w:val="Heading3Numbered"/>
      </w:pPr>
      <w:bookmarkStart w:id="43" w:name="_Toc96070590"/>
      <w:r>
        <w:t>Helpdesk Support</w:t>
      </w:r>
      <w:bookmarkEnd w:id="43"/>
    </w:p>
    <w:p w14:paraId="27EB080D" w14:textId="67FF6A22" w:rsidR="00E84C6E" w:rsidRPr="00E84C6E" w:rsidRDefault="00E84C6E" w:rsidP="00E84C6E">
      <w:r>
        <w:t>Helpdesk support of the applications will be at the d</w:t>
      </w:r>
      <w:r w:rsidR="000961AE">
        <w:t>iscretion of the site collection owner.</w:t>
      </w:r>
    </w:p>
    <w:p w14:paraId="5188681C" w14:textId="7D720A4C" w:rsidR="00F33288" w:rsidRDefault="00F33288" w:rsidP="00F33288">
      <w:pPr>
        <w:pStyle w:val="Heading3Numbered"/>
      </w:pPr>
      <w:bookmarkStart w:id="44" w:name="_Toc96070591"/>
      <w:r>
        <w:t>Yearly Review</w:t>
      </w:r>
      <w:bookmarkEnd w:id="44"/>
    </w:p>
    <w:p w14:paraId="0BEAA6E4" w14:textId="1597D93F" w:rsidR="00F33288" w:rsidRPr="00F33288" w:rsidRDefault="00F33288" w:rsidP="00F33288">
      <w:r>
        <w:t xml:space="preserve">A review of the applications will be completed at the discretion of the site collection owner. It’s recommended that this action takes place, </w:t>
      </w:r>
      <w:proofErr w:type="gramStart"/>
      <w:r>
        <w:t>similar to</w:t>
      </w:r>
      <w:proofErr w:type="gramEnd"/>
      <w:r>
        <w:t xml:space="preserve"> the tenant application catalog.</w:t>
      </w:r>
    </w:p>
    <w:p w14:paraId="409A40C3" w14:textId="3D8FB58A" w:rsidR="00987465" w:rsidRDefault="00987465" w:rsidP="00987465">
      <w:pPr>
        <w:pStyle w:val="Heading2Numbered"/>
      </w:pPr>
      <w:bookmarkStart w:id="45" w:name="_Toc96070592"/>
      <w:r>
        <w:t>Tenant Application Catalog</w:t>
      </w:r>
      <w:bookmarkEnd w:id="45"/>
    </w:p>
    <w:p w14:paraId="1FA89E1C" w14:textId="03D1A432" w:rsidR="00690608" w:rsidRDefault="00690608" w:rsidP="00690608">
      <w:pPr>
        <w:pStyle w:val="Heading3Numbered"/>
      </w:pPr>
      <w:bookmarkStart w:id="46" w:name="_Toc96070593"/>
      <w:r>
        <w:t>Helpdesk Support</w:t>
      </w:r>
      <w:bookmarkEnd w:id="46"/>
    </w:p>
    <w:p w14:paraId="1AB223D5" w14:textId="35158136" w:rsidR="00EA681F" w:rsidRPr="00EA681F" w:rsidRDefault="00EA681F" w:rsidP="00EA681F">
      <w:r>
        <w:t>Applications deployed at the tenant level will require help desk support from the organization/unit responsible for the application.</w:t>
      </w:r>
    </w:p>
    <w:p w14:paraId="592F1F1B" w14:textId="6115CE1B" w:rsidR="00432FE2" w:rsidRDefault="0065626D" w:rsidP="00432FE2">
      <w:pPr>
        <w:pStyle w:val="Heading3Numbered"/>
      </w:pPr>
      <w:bookmarkStart w:id="47" w:name="_Toc96070594"/>
      <w:r>
        <w:t xml:space="preserve">Yearly </w:t>
      </w:r>
      <w:r w:rsidR="00432FE2">
        <w:t>Review</w:t>
      </w:r>
      <w:bookmarkEnd w:id="47"/>
    </w:p>
    <w:p w14:paraId="041F6994" w14:textId="3667DC92" w:rsidR="0065626D" w:rsidRPr="0065626D" w:rsidRDefault="0065626D" w:rsidP="0065626D">
      <w:r>
        <w:t>A yearly review of the application must be completed.</w:t>
      </w:r>
      <w:r w:rsidR="00BD4614">
        <w:t xml:space="preserve"> Any applications that are not being used should be disabled and/or removed from the application catalog.</w:t>
      </w:r>
      <w:r w:rsidR="00890E3B">
        <w:t xml:space="preserve"> If support is no longer available by the submitting organization/unit, then the application should be removed from the application catalog.</w:t>
      </w:r>
    </w:p>
    <w:p w14:paraId="74570231" w14:textId="79F25A13" w:rsidR="0087354B" w:rsidRDefault="0087354B" w:rsidP="0087354B">
      <w:pPr>
        <w:pStyle w:val="Heading2Numbered"/>
      </w:pPr>
      <w:bookmarkStart w:id="48" w:name="_Toc96070595"/>
      <w:r>
        <w:t>Enhancements/Bugs</w:t>
      </w:r>
      <w:bookmarkEnd w:id="48"/>
    </w:p>
    <w:p w14:paraId="4BDB8A57" w14:textId="310E02C9" w:rsidR="00592B6A" w:rsidRPr="00592B6A" w:rsidRDefault="00592B6A" w:rsidP="00592B6A">
      <w:r>
        <w:t>A developer will need to be made available for any bugs reported by the end user. Enhancement requests will also require a developer to be made available.</w:t>
      </w:r>
      <w:r w:rsidR="0014464C">
        <w:t xml:space="preserve"> It’s recommended for the source code to be placed in a source code repository</w:t>
      </w:r>
      <w:r w:rsidR="00322826">
        <w:t>.</w:t>
      </w:r>
      <w:r w:rsidR="0014464C">
        <w:t xml:space="preserve"> </w:t>
      </w:r>
    </w:p>
    <w:p w14:paraId="5F321536" w14:textId="3F9FEFCC" w:rsidR="0087354B" w:rsidRDefault="0087354B" w:rsidP="0087354B">
      <w:pPr>
        <w:pStyle w:val="Heading2Numbered"/>
      </w:pPr>
      <w:bookmarkStart w:id="49" w:name="_Toc96070596"/>
      <w:r>
        <w:lastRenderedPageBreak/>
        <w:t>Large Lists</w:t>
      </w:r>
      <w:bookmarkEnd w:id="49"/>
    </w:p>
    <w:p w14:paraId="3E55998D" w14:textId="0D76D83C" w:rsidR="00097B39" w:rsidRPr="00097B39" w:rsidRDefault="00097B39" w:rsidP="00097B39">
      <w:r>
        <w:t xml:space="preserve">The data source of the solution will need to be reviewed to ensure large amounts of data </w:t>
      </w:r>
      <w:r w:rsidR="009962AB">
        <w:t xml:space="preserve">isn’t collected. This can cause future issues based on how the code </w:t>
      </w:r>
      <w:r w:rsidR="00524B92">
        <w:t>was originally implemented.</w:t>
      </w:r>
    </w:p>
    <w:p w14:paraId="0E3AB02E" w14:textId="3F59BD09" w:rsidR="0034189C" w:rsidRDefault="00CE15CA" w:rsidP="00CE15CA">
      <w:pPr>
        <w:pStyle w:val="Heading3Numbered"/>
      </w:pPr>
      <w:bookmarkStart w:id="50" w:name="_Toc96070597"/>
      <w:r>
        <w:t>Migrate to Dataverse</w:t>
      </w:r>
      <w:bookmarkEnd w:id="50"/>
    </w:p>
    <w:p w14:paraId="1D78AB0A" w14:textId="5136D65C" w:rsidR="00987465" w:rsidRPr="00987465" w:rsidRDefault="0089630E" w:rsidP="00987465">
      <w:r>
        <w:t xml:space="preserve">Consider migrating the data to </w:t>
      </w:r>
      <w:proofErr w:type="spellStart"/>
      <w:r>
        <w:t>Dataverse</w:t>
      </w:r>
      <w:proofErr w:type="spellEnd"/>
      <w:r>
        <w:t xml:space="preserve"> </w:t>
      </w:r>
      <w:r w:rsidR="002E3703">
        <w:t>in Power Platform</w:t>
      </w:r>
      <w:r>
        <w:t xml:space="preserve"> to solve </w:t>
      </w:r>
      <w:r w:rsidR="00DC19D3">
        <w:t>issue</w:t>
      </w:r>
      <w:r w:rsidR="007377FF">
        <w:t xml:space="preserve"> of the SharePoint list has</w:t>
      </w:r>
      <w:r w:rsidR="0061624C">
        <w:t xml:space="preserve"> large number of items</w:t>
      </w:r>
      <w:r w:rsidR="00DC19D3">
        <w:t xml:space="preserve"> or </w:t>
      </w:r>
      <w:r w:rsidR="00633817">
        <w:t xml:space="preserve">application </w:t>
      </w:r>
      <w:r w:rsidR="00DC19D3">
        <w:t xml:space="preserve">security </w:t>
      </w:r>
      <w:r w:rsidR="0061624C">
        <w:t>requirements</w:t>
      </w:r>
      <w:r w:rsidR="00DC19D3">
        <w:t xml:space="preserve"> become more </w:t>
      </w:r>
      <w:r w:rsidR="0061624C">
        <w:t>granular</w:t>
      </w:r>
      <w:r w:rsidR="00DC19D3">
        <w:t xml:space="preserve">. This will require the solution to be migrated to </w:t>
      </w:r>
      <w:r w:rsidR="004665D5">
        <w:t>the Power Platform.</w:t>
      </w:r>
      <w:r w:rsidR="0064638F">
        <w:t xml:space="preserve"> Based on the solution, this may be a consideration for the yearly review.</w:t>
      </w:r>
    </w:p>
    <w:sectPr w:rsidR="00987465" w:rsidRPr="00987465" w:rsidSect="001D66E5">
      <w:footerReference w:type="default" r:id="rId35"/>
      <w:type w:val="continuous"/>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3CE45" w14:textId="77777777" w:rsidR="00824BAA" w:rsidRDefault="00824BAA">
      <w:pPr>
        <w:spacing w:before="0" w:after="0" w:line="240" w:lineRule="auto"/>
      </w:pPr>
      <w:r>
        <w:separator/>
      </w:r>
    </w:p>
  </w:endnote>
  <w:endnote w:type="continuationSeparator" w:id="0">
    <w:p w14:paraId="554EDAA9" w14:textId="77777777" w:rsidR="00824BAA" w:rsidRDefault="00824BAA">
      <w:pPr>
        <w:spacing w:before="0" w:after="0" w:line="240" w:lineRule="auto"/>
      </w:pPr>
      <w:r>
        <w:continuationSeparator/>
      </w:r>
    </w:p>
  </w:endnote>
  <w:endnote w:type="continuationNotice" w:id="1">
    <w:p w14:paraId="795AFF87" w14:textId="77777777" w:rsidR="00824BAA" w:rsidRDefault="00824BA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87" w:usb1="00000000" w:usb2="00000000" w:usb3="00000000" w:csb0="0000009B"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CEF46" w14:textId="434934BE" w:rsidR="00C249AF" w:rsidRDefault="00C249AF" w:rsidP="00C14C70">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70B41D01" w14:textId="5D677A59" w:rsidR="00C249AF" w:rsidRDefault="00C249AF" w:rsidP="00C14C70">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w:t>
    </w:r>
    <w:r w:rsidR="00352507">
      <w:rPr>
        <w:rFonts w:cstheme="minorHAnsi"/>
        <w:sz w:val="18"/>
        <w:szCs w:val="18"/>
      </w:rPr>
      <w:t>in,</w:t>
    </w:r>
    <w:r>
      <w:rPr>
        <w:rFonts w:cstheme="minorHAnsi"/>
        <w:sz w:val="18"/>
        <w:szCs w:val="18"/>
      </w:rPr>
      <w:t xml:space="preserve"> or introduced into a retrieval system, or transmitted in any form or by any means (electronic, mechanical, photocopying, recording, or otherwise), or for any purpose, without the express written permission of Microsoft Corporation. </w:t>
    </w:r>
  </w:p>
  <w:p w14:paraId="48C9A1A1" w14:textId="77777777" w:rsidR="00C249AF" w:rsidRDefault="00C249AF" w:rsidP="00C14C70">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7A4A7779" w14:textId="77777777" w:rsidR="00C249AF" w:rsidRDefault="00C249AF" w:rsidP="00C14C70">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15D662EF" w14:textId="4C73D4D5" w:rsidR="00C249AF" w:rsidRDefault="00C249AF" w:rsidP="00C14C70">
    <w:pPr>
      <w:pStyle w:val="Footer"/>
      <w:spacing w:after="120"/>
      <w:rPr>
        <w:rFonts w:cstheme="minorHAnsi"/>
        <w:sz w:val="18"/>
        <w:szCs w:val="18"/>
      </w:rPr>
    </w:pPr>
    <w:r>
      <w:rPr>
        <w:rFonts w:cstheme="minorHAnsi"/>
        <w:sz w:val="18"/>
        <w:szCs w:val="18"/>
      </w:rPr>
      <w:t>© 20</w:t>
    </w:r>
    <w:r w:rsidR="00352507">
      <w:rPr>
        <w:rFonts w:cstheme="minorHAnsi"/>
        <w:sz w:val="18"/>
        <w:szCs w:val="18"/>
      </w:rPr>
      <w:t>22</w:t>
    </w:r>
    <w:r>
      <w:rPr>
        <w:rFonts w:cstheme="minorHAnsi"/>
        <w:sz w:val="18"/>
        <w:szCs w:val="18"/>
      </w:rPr>
      <w:t xml:space="preserve"> Microsoft Corporation. All rights reserved. Any use or distribution of these materials without express authorization of Microsoft Corp. is strictly prohibited.</w:t>
    </w:r>
  </w:p>
  <w:p w14:paraId="5C9E159B" w14:textId="77777777" w:rsidR="00C249AF" w:rsidRDefault="00C249AF" w:rsidP="00C14C70">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37AFD0A6" w14:textId="77777777" w:rsidR="00C249AF" w:rsidRDefault="00C249AF" w:rsidP="00C14C70">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6EE43503" w14:textId="6A7ACD4C" w:rsidR="00C249AF" w:rsidRDefault="00C249AF" w:rsidP="00C14C70">
    <w:pPr>
      <w:pStyle w:val="Footer"/>
      <w:pBdr>
        <w:top w:val="single" w:sz="4" w:space="1" w:color="auto"/>
      </w:pBdr>
      <w:jc w:val="right"/>
    </w:pPr>
    <w:r>
      <w:fldChar w:fldCharType="begin"/>
    </w:r>
    <w:r>
      <w:instrText xml:space="preserve"> PAGE  \* roman  \* MERGEFORMAT </w:instrText>
    </w:r>
    <w:r>
      <w:fldChar w:fldCharType="separate"/>
    </w:r>
    <w:r>
      <w:rPr>
        <w:noProof/>
      </w:rPr>
      <w:t>ii</w:t>
    </w:r>
    <w:r>
      <w:fldChar w:fldCharType="end"/>
    </w:r>
  </w:p>
  <w:tbl>
    <w:tblPr>
      <w:tblW w:w="9587" w:type="dxa"/>
      <w:tblInd w:w="-227" w:type="dxa"/>
      <w:tblLayout w:type="fixed"/>
      <w:tblLook w:val="01E0" w:firstRow="1" w:lastRow="1" w:firstColumn="1" w:lastColumn="1" w:noHBand="0" w:noVBand="0"/>
    </w:tblPr>
    <w:tblGrid>
      <w:gridCol w:w="9587"/>
    </w:tblGrid>
    <w:tr w:rsidR="00C249AF" w:rsidRPr="00C831C4" w14:paraId="10FE3D25" w14:textId="77777777" w:rsidTr="00D87D77">
      <w:tc>
        <w:tcPr>
          <w:tcW w:w="9587" w:type="dxa"/>
        </w:tcPr>
        <w:p w14:paraId="43D2A395" w14:textId="66C91AEC" w:rsidR="00C249AF" w:rsidRDefault="00824BAA" w:rsidP="008E05D3">
          <w:pPr>
            <w:pStyle w:val="Footer"/>
            <w:ind w:firstLine="119"/>
          </w:pPr>
          <w:sdt>
            <w:sdtPr>
              <w:alias w:val="Title"/>
              <w:id w:val="-205099251"/>
              <w:dataBinding w:prefixMappings="xmlns:ns0='http://purl.org/dc/elements/1.1/' xmlns:ns1='http://schemas.openxmlformats.org/package/2006/metadata/core-properties' " w:xpath="/ns1:coreProperties[1]/ns0:title[1]" w:storeItemID="{6C3C8BC8-F283-45AE-878A-BAB7291924A1}"/>
              <w:text/>
            </w:sdtPr>
            <w:sdtEndPr/>
            <w:sdtContent>
              <w:r w:rsidR="00140AFD">
                <w:t>SharePoint Framework (SPFx) Policies &amp; Procedures</w:t>
              </w:r>
            </w:sdtContent>
          </w:sdt>
          <w:r w:rsidR="00C249AF">
            <w:t xml:space="preserve">, </w:t>
          </w:r>
          <w:sdt>
            <w:sdtPr>
              <w:alias w:val="Subject"/>
              <w:tag w:val=""/>
              <w:id w:val="-1475681045"/>
              <w:dataBinding w:prefixMappings="xmlns:ns0='http://purl.org/dc/elements/1.1/' xmlns:ns1='http://schemas.openxmlformats.org/package/2006/metadata/core-properties' " w:xpath="/ns1:coreProperties[1]/ns0:subject[1]" w:storeItemID="{6C3C8BC8-F283-45AE-878A-BAB7291924A1}"/>
              <w:text/>
            </w:sdtPr>
            <w:sdtEndPr/>
            <w:sdtContent>
              <w:r w:rsidR="00F33685">
                <w:t>App Deployment &amp; Management Policies &amp; Procedures</w:t>
              </w:r>
            </w:sdtContent>
          </w:sdt>
          <w:r w:rsidR="00C249AF">
            <w:t xml:space="preserve">, Version </w:t>
          </w:r>
          <w:sdt>
            <w:sdtPr>
              <w:alias w:val="Version"/>
              <w:tag w:val="Version"/>
              <w:id w:val="1691715024"/>
              <w:placeholder>
                <w:docPart w:val="434ED9DBA2814195B97CB20631E2B832"/>
              </w:placeholder>
              <w15:dataBinding w:xpath="/root[1]/version[1]" w:storeItemID="{A7D598A9-AC5B-49BC-AE59-C7616FDA4C36}" w16sdtdh:storeItemChecksum="kKEL9Q=="/>
            </w:sdtPr>
            <w:sdtEndPr/>
            <w:sdtContent>
              <w:r w:rsidR="00F43A17">
                <w:t>.5</w:t>
              </w:r>
            </w:sdtContent>
          </w:sdt>
          <w:r w:rsidR="00C249AF">
            <w:t xml:space="preserve">, </w:t>
          </w:r>
          <w:sdt>
            <w:sdtPr>
              <w:alias w:val="Status"/>
              <w:tag w:val="Status"/>
              <w:id w:val="-472529993"/>
              <w:placeholder>
                <w:docPart w:val="434ED9DBA2814195B97CB20631E2B832"/>
              </w:placeholder>
              <w:dataBinding w:prefixMappings="" w:xpath="/root[1]/status[1]" w:storeItemID="{A7D598A9-AC5B-49BC-AE59-C7616FDA4C36}"/>
              <w:text/>
            </w:sdtPr>
            <w:sdtEndPr/>
            <w:sdtContent>
              <w:r w:rsidR="002A4923">
                <w:t>Draft</w:t>
              </w:r>
            </w:sdtContent>
          </w:sdt>
          <w:r w:rsidR="00C249AF">
            <w:fldChar w:fldCharType="begin"/>
          </w:r>
          <w:r w:rsidR="00C249AF">
            <w:instrText xml:space="preserve"> DOCPROPERTY Status \* MERGEFORMAT </w:instrText>
          </w:r>
          <w:r w:rsidR="00C249AF">
            <w:fldChar w:fldCharType="end"/>
          </w:r>
        </w:p>
        <w:p w14:paraId="02DA6FC3" w14:textId="6F2A4C39" w:rsidR="00C249AF" w:rsidRPr="00CC3F68" w:rsidRDefault="00C249AF" w:rsidP="00BD3FBA">
          <w:pPr>
            <w:pStyle w:val="Footer"/>
            <w:ind w:firstLine="119"/>
          </w:pPr>
          <w:r>
            <w:t xml:space="preserve">Prepared by </w:t>
          </w:r>
          <w:sdt>
            <w:sdtPr>
              <w:alias w:val="Author"/>
              <w:id w:val="-1658294307"/>
              <w:placeholder>
                <w:docPart w:val="C05A61DBC0BD4F2CBF09D79BE03EAF35"/>
              </w:placeholder>
              <w:dataBinding w:prefixMappings="xmlns:ns0='http://purl.org/dc/elements/1.1/' xmlns:ns1='http://schemas.openxmlformats.org/package/2006/metadata/core-properties' " w:xpath="/ns1:coreProperties[1]/ns0:creator[1]" w:storeItemID="{6C3C8BC8-F283-45AE-878A-BAB7291924A1}"/>
              <w:text/>
            </w:sdtPr>
            <w:sdtEndPr/>
            <w:sdtContent>
              <w:del w:id="4" w:author="Dade Register" w:date="2022-02-24T10:52:00Z">
                <w:r w:rsidR="00BC7F38" w:rsidDel="00EF16FD">
                  <w:delText>Steve Hose, Gunjan Datta</w:delText>
                </w:r>
              </w:del>
              <w:ins w:id="5" w:author="Dade Register" w:date="2022-02-24T10:52:00Z">
                <w:r w:rsidR="00EF16FD">
                  <w:t>Steve Hose, Gunjan Datta, Dade Register</w:t>
                </w:r>
              </w:ins>
            </w:sdtContent>
          </w:sdt>
        </w:p>
      </w:tc>
    </w:tr>
  </w:tbl>
  <w:p w14:paraId="047C7BDB" w14:textId="77777777" w:rsidR="00C249AF" w:rsidRPr="00CC3F68" w:rsidRDefault="00C249AF" w:rsidP="00C14C70">
    <w:pP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8D802" w14:textId="75FF1D78" w:rsidR="00C249AF" w:rsidRDefault="00C249AF" w:rsidP="00C14C70">
    <w:pPr>
      <w:pStyle w:val="Footer"/>
      <w:pBdr>
        <w:top w:val="single" w:sz="4" w:space="1" w:color="auto"/>
      </w:pBdr>
      <w:jc w:val="right"/>
    </w:pPr>
    <w:r>
      <w:t xml:space="preserve">Page </w:t>
    </w:r>
    <w:r>
      <w:fldChar w:fldCharType="begin"/>
    </w:r>
    <w:r>
      <w:instrText xml:space="preserve"> PAGE  \* Arabic  \* MERGEFORMAT </w:instrText>
    </w:r>
    <w:r>
      <w:fldChar w:fldCharType="separate"/>
    </w:r>
    <w:r>
      <w:rPr>
        <w:noProof/>
      </w:rPr>
      <w:t>21</w:t>
    </w:r>
    <w:r>
      <w:fldChar w:fldCharType="end"/>
    </w:r>
  </w:p>
  <w:tbl>
    <w:tblPr>
      <w:tblW w:w="9587" w:type="dxa"/>
      <w:tblInd w:w="-227" w:type="dxa"/>
      <w:tblLayout w:type="fixed"/>
      <w:tblLook w:val="01E0" w:firstRow="1" w:lastRow="1" w:firstColumn="1" w:lastColumn="1" w:noHBand="0" w:noVBand="0"/>
    </w:tblPr>
    <w:tblGrid>
      <w:gridCol w:w="9587"/>
    </w:tblGrid>
    <w:tr w:rsidR="00C249AF" w:rsidRPr="00C831C4" w14:paraId="147030EC" w14:textId="77777777" w:rsidTr="00D87D77">
      <w:tc>
        <w:tcPr>
          <w:tcW w:w="9587" w:type="dxa"/>
        </w:tcPr>
        <w:p w14:paraId="2203B50C" w14:textId="25B6C0A7" w:rsidR="00C249AF" w:rsidRDefault="00824BAA" w:rsidP="00C14C70">
          <w:pPr>
            <w:pStyle w:val="Footer"/>
            <w:ind w:firstLine="119"/>
          </w:pPr>
          <w:sdt>
            <w:sdtPr>
              <w:alias w:val="Title"/>
              <w:id w:val="-1238861112"/>
              <w:dataBinding w:prefixMappings="xmlns:ns0='http://purl.org/dc/elements/1.1/' xmlns:ns1='http://schemas.openxmlformats.org/package/2006/metadata/core-properties' " w:xpath="/ns1:coreProperties[1]/ns0:title[1]" w:storeItemID="{6C3C8BC8-F283-45AE-878A-BAB7291924A1}"/>
              <w:text/>
            </w:sdtPr>
            <w:sdtEndPr/>
            <w:sdtContent>
              <w:r w:rsidR="00140AFD">
                <w:t>SharePoint Framework (SPFx) Policies &amp; Procedures</w:t>
              </w:r>
            </w:sdtContent>
          </w:sdt>
          <w:r w:rsidR="00C249AF">
            <w:t xml:space="preserve">, </w:t>
          </w:r>
          <w:sdt>
            <w:sdtPr>
              <w:alias w:val="Subject"/>
              <w:tag w:val=""/>
              <w:id w:val="-1680649508"/>
              <w:dataBinding w:prefixMappings="xmlns:ns0='http://purl.org/dc/elements/1.1/' xmlns:ns1='http://schemas.openxmlformats.org/package/2006/metadata/core-properties' " w:xpath="/ns1:coreProperties[1]/ns0:subject[1]" w:storeItemID="{6C3C8BC8-F283-45AE-878A-BAB7291924A1}"/>
              <w:text/>
            </w:sdtPr>
            <w:sdtEndPr/>
            <w:sdtContent>
              <w:r w:rsidR="00F33685">
                <w:t>App Deployment &amp; Management Policies &amp; Procedures</w:t>
              </w:r>
            </w:sdtContent>
          </w:sdt>
          <w:r w:rsidR="00C249AF">
            <w:t xml:space="preserve">, Version </w:t>
          </w:r>
          <w:sdt>
            <w:sdtPr>
              <w:alias w:val="Version"/>
              <w:tag w:val="Version"/>
              <w:id w:val="467857419"/>
              <w:placeholder>
                <w:docPart w:val="434ED9DBA2814195B97CB20631E2B832"/>
              </w:placeholder>
              <w15:dataBinding w:prefixMappings="" w:xpath="/root[1]/version[1]" w:storeItemID="{A7D598A9-AC5B-49BC-AE59-C7616FDA4C36}" w16sdtdh:storeItemChecksum="kKEL9Q=="/>
            </w:sdtPr>
            <w:sdtEndPr/>
            <w:sdtContent>
              <w:r w:rsidR="00F43A17">
                <w:t>.5</w:t>
              </w:r>
            </w:sdtContent>
          </w:sdt>
          <w:r w:rsidR="00C249AF">
            <w:t xml:space="preserve">, </w:t>
          </w:r>
          <w:sdt>
            <w:sdtPr>
              <w:alias w:val="Status"/>
              <w:tag w:val="Status"/>
              <w:id w:val="1336263492"/>
              <w:placeholder>
                <w:docPart w:val="434ED9DBA2814195B97CB20631E2B832"/>
              </w:placeholder>
              <w:dataBinding w:prefixMappings="" w:xpath="/root[1]/status[1]" w:storeItemID="{A7D598A9-AC5B-49BC-AE59-C7616FDA4C36}"/>
              <w:text/>
            </w:sdtPr>
            <w:sdtEndPr/>
            <w:sdtContent>
              <w:r w:rsidR="002A4923">
                <w:t>Draft</w:t>
              </w:r>
            </w:sdtContent>
          </w:sdt>
          <w:r w:rsidR="00C249AF">
            <w:fldChar w:fldCharType="begin"/>
          </w:r>
          <w:r w:rsidR="00C249AF">
            <w:instrText xml:space="preserve"> DOCPROPERTY Status \* MERGEFORMAT </w:instrText>
          </w:r>
          <w:r w:rsidR="00C249AF">
            <w:fldChar w:fldCharType="end"/>
          </w:r>
        </w:p>
        <w:p w14:paraId="03454B8E" w14:textId="57DF6C46" w:rsidR="00C249AF" w:rsidRPr="00CC3F68" w:rsidRDefault="00C249AF" w:rsidP="00BD3FBA">
          <w:pPr>
            <w:pStyle w:val="Footer"/>
            <w:ind w:firstLine="119"/>
          </w:pPr>
          <w:r>
            <w:t xml:space="preserve">Prepared by </w:t>
          </w:r>
          <w:sdt>
            <w:sdtPr>
              <w:alias w:val="Author"/>
              <w:id w:val="1755234595"/>
              <w:placeholder>
                <w:docPart w:val="C05A61DBC0BD4F2CBF09D79BE03EAF35"/>
              </w:placeholder>
              <w:dataBinding w:prefixMappings="xmlns:ns0='http://purl.org/dc/elements/1.1/' xmlns:ns1='http://schemas.openxmlformats.org/package/2006/metadata/core-properties' " w:xpath="/ns1:coreProperties[1]/ns0:creator[1]" w:storeItemID="{6C3C8BC8-F283-45AE-878A-BAB7291924A1}"/>
              <w:text/>
            </w:sdtPr>
            <w:sdtEndPr/>
            <w:sdtContent>
              <w:del w:id="6" w:author="Dade Register" w:date="2022-02-24T10:52:00Z">
                <w:r w:rsidR="00BC7F38" w:rsidDel="00EF16FD">
                  <w:delText>Steve Hose, Gunjan Datta</w:delText>
                </w:r>
              </w:del>
              <w:ins w:id="7" w:author="Dade Register" w:date="2022-02-24T10:52:00Z">
                <w:r w:rsidR="00EF16FD">
                  <w:t>Steve Hose, Gunjan Datta, Dade Register</w:t>
                </w:r>
              </w:ins>
            </w:sdtContent>
          </w:sdt>
        </w:p>
      </w:tc>
    </w:tr>
  </w:tbl>
  <w:p w14:paraId="2F119944" w14:textId="77777777" w:rsidR="00C249AF" w:rsidRPr="00CC3F68" w:rsidRDefault="00C249AF" w:rsidP="00C14C70">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F70BB" w14:textId="77777777" w:rsidR="00C249AF" w:rsidRPr="00714235" w:rsidRDefault="00C249AF" w:rsidP="0071423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B5CE3" w14:textId="5937B90E" w:rsidR="00C249AF" w:rsidRDefault="00C249AF" w:rsidP="00C14C70">
    <w:pPr>
      <w:pStyle w:val="Footer"/>
      <w:pBdr>
        <w:top w:val="single" w:sz="4" w:space="1" w:color="auto"/>
      </w:pBdr>
      <w:jc w:val="right"/>
    </w:pPr>
    <w:r>
      <w:t xml:space="preserve">Page </w:t>
    </w:r>
    <w:r>
      <w:fldChar w:fldCharType="begin"/>
    </w:r>
    <w:r>
      <w:instrText xml:space="preserve"> PAGE  \* Arabic  \* MERGEFORMAT </w:instrText>
    </w:r>
    <w:r>
      <w:fldChar w:fldCharType="separate"/>
    </w:r>
    <w:r>
      <w:rPr>
        <w:noProof/>
      </w:rPr>
      <w:t>21</w:t>
    </w:r>
    <w:r>
      <w:fldChar w:fldCharType="end"/>
    </w:r>
  </w:p>
  <w:tbl>
    <w:tblPr>
      <w:tblW w:w="9587" w:type="dxa"/>
      <w:tblInd w:w="-227" w:type="dxa"/>
      <w:tblLayout w:type="fixed"/>
      <w:tblLook w:val="01E0" w:firstRow="1" w:lastRow="1" w:firstColumn="1" w:lastColumn="1" w:noHBand="0" w:noVBand="0"/>
    </w:tblPr>
    <w:tblGrid>
      <w:gridCol w:w="9587"/>
    </w:tblGrid>
    <w:tr w:rsidR="00C249AF" w:rsidRPr="00C831C4" w14:paraId="7CA66D4A" w14:textId="77777777" w:rsidTr="00D87D77">
      <w:tc>
        <w:tcPr>
          <w:tcW w:w="9587" w:type="dxa"/>
        </w:tcPr>
        <w:bookmarkStart w:id="51" w:name="_Toc227064252"/>
        <w:p w14:paraId="2D5751B9" w14:textId="35F23B56" w:rsidR="00C249AF" w:rsidRDefault="00824BAA" w:rsidP="00C14C70">
          <w:pPr>
            <w:pStyle w:val="Footer"/>
            <w:ind w:firstLine="119"/>
          </w:pPr>
          <w:sdt>
            <w:sdtPr>
              <w:alias w:val="Title"/>
              <w:id w:val="-2059768378"/>
              <w:dataBinding w:prefixMappings="xmlns:ns0='http://purl.org/dc/elements/1.1/' xmlns:ns1='http://schemas.openxmlformats.org/package/2006/metadata/core-properties' " w:xpath="/ns1:coreProperties[1]/ns0:title[1]" w:storeItemID="{6C3C8BC8-F283-45AE-878A-BAB7291924A1}"/>
              <w:text/>
            </w:sdtPr>
            <w:sdtEndPr/>
            <w:sdtContent>
              <w:r w:rsidR="00140AFD">
                <w:t>SharePoint Framework (SPFx) Policies &amp; Procedures</w:t>
              </w:r>
            </w:sdtContent>
          </w:sdt>
          <w:r w:rsidR="00C249AF">
            <w:t xml:space="preserve">, </w:t>
          </w:r>
          <w:sdt>
            <w:sdtPr>
              <w:alias w:val="Subject"/>
              <w:tag w:val=""/>
              <w:id w:val="-1732535396"/>
              <w:dataBinding w:prefixMappings="xmlns:ns0='http://purl.org/dc/elements/1.1/' xmlns:ns1='http://schemas.openxmlformats.org/package/2006/metadata/core-properties' " w:xpath="/ns1:coreProperties[1]/ns0:subject[1]" w:storeItemID="{6C3C8BC8-F283-45AE-878A-BAB7291924A1}"/>
              <w:text/>
            </w:sdtPr>
            <w:sdtEndPr/>
            <w:sdtContent>
              <w:r w:rsidR="00F33685">
                <w:t>App Deployment &amp; Management Policies &amp; Procedures</w:t>
              </w:r>
            </w:sdtContent>
          </w:sdt>
          <w:r w:rsidR="00C249AF">
            <w:t xml:space="preserve">, Version </w:t>
          </w:r>
          <w:sdt>
            <w:sdtPr>
              <w:alias w:val="Version"/>
              <w:tag w:val="Version"/>
              <w:id w:val="334047237"/>
              <w:placeholder>
                <w:docPart w:val="434ED9DBA2814195B97CB20631E2B832"/>
              </w:placeholder>
              <w15:dataBinding w:prefixMappings="" w:xpath="/root[1]/version[1]" w:storeItemID="{A7D598A9-AC5B-49BC-AE59-C7616FDA4C36}" w16sdtdh:storeItemChecksum="kKEL9Q=="/>
            </w:sdtPr>
            <w:sdtEndPr/>
            <w:sdtContent>
              <w:r w:rsidR="00F43A17">
                <w:t>.5</w:t>
              </w:r>
            </w:sdtContent>
          </w:sdt>
          <w:r w:rsidR="00C249AF">
            <w:t xml:space="preserve">, </w:t>
          </w:r>
          <w:sdt>
            <w:sdtPr>
              <w:alias w:val="Status"/>
              <w:tag w:val="Status"/>
              <w:id w:val="-1511211400"/>
              <w:placeholder>
                <w:docPart w:val="434ED9DBA2814195B97CB20631E2B832"/>
              </w:placeholder>
              <w:dataBinding w:prefixMappings="" w:xpath="/root[1]/status[1]" w:storeItemID="{A7D598A9-AC5B-49BC-AE59-C7616FDA4C36}"/>
              <w:text/>
            </w:sdtPr>
            <w:sdtEndPr/>
            <w:sdtContent>
              <w:r w:rsidR="002A4923">
                <w:t>Draft</w:t>
              </w:r>
            </w:sdtContent>
          </w:sdt>
          <w:r w:rsidR="00C249AF">
            <w:fldChar w:fldCharType="begin"/>
          </w:r>
          <w:r w:rsidR="00C249AF">
            <w:instrText xml:space="preserve"> DOCPROPERTY Status \* MERGEFORMAT </w:instrText>
          </w:r>
          <w:r w:rsidR="00C249AF">
            <w:fldChar w:fldCharType="end"/>
          </w:r>
        </w:p>
        <w:p w14:paraId="09E6F735" w14:textId="3976491F" w:rsidR="00C249AF" w:rsidRPr="00CC3F68" w:rsidRDefault="00C249AF" w:rsidP="00BD3FBA">
          <w:pPr>
            <w:pStyle w:val="Footer"/>
            <w:ind w:firstLine="119"/>
          </w:pPr>
          <w:r>
            <w:t xml:space="preserve">Prepared by </w:t>
          </w:r>
          <w:sdt>
            <w:sdtPr>
              <w:alias w:val="Author"/>
              <w:id w:val="-60715813"/>
              <w:placeholder>
                <w:docPart w:val="C05A61DBC0BD4F2CBF09D79BE03EAF35"/>
              </w:placeholder>
              <w:dataBinding w:prefixMappings="xmlns:ns0='http://purl.org/dc/elements/1.1/' xmlns:ns1='http://schemas.openxmlformats.org/package/2006/metadata/core-properties' " w:xpath="/ns1:coreProperties[1]/ns0:creator[1]" w:storeItemID="{6C3C8BC8-F283-45AE-878A-BAB7291924A1}"/>
              <w:text/>
            </w:sdtPr>
            <w:sdtEndPr/>
            <w:sdtContent>
              <w:del w:id="52" w:author="Dade Register" w:date="2022-02-24T10:52:00Z">
                <w:r w:rsidR="00BC7F38" w:rsidDel="00EF16FD">
                  <w:delText>Steve Hose, Gunjan Datta</w:delText>
                </w:r>
              </w:del>
              <w:ins w:id="53" w:author="Dade Register" w:date="2022-02-24T10:52:00Z">
                <w:r w:rsidR="00EF16FD">
                  <w:t>Steve Hose, Gunjan Datta, Dade Register</w:t>
                </w:r>
              </w:ins>
            </w:sdtContent>
          </w:sdt>
        </w:p>
      </w:tc>
    </w:tr>
    <w:bookmarkEnd w:id="51"/>
  </w:tbl>
  <w:p w14:paraId="17BBA333" w14:textId="77777777" w:rsidR="00C249AF" w:rsidRPr="00CC3F68" w:rsidRDefault="00C249AF" w:rsidP="00C14C70">
    <w:pP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3EDAA" w14:textId="77777777" w:rsidR="00824BAA" w:rsidRDefault="00824BAA">
      <w:pPr>
        <w:spacing w:before="0" w:after="0" w:line="240" w:lineRule="auto"/>
      </w:pPr>
      <w:r>
        <w:separator/>
      </w:r>
    </w:p>
  </w:footnote>
  <w:footnote w:type="continuationSeparator" w:id="0">
    <w:p w14:paraId="55721234" w14:textId="77777777" w:rsidR="00824BAA" w:rsidRDefault="00824BAA">
      <w:pPr>
        <w:spacing w:before="0" w:after="0" w:line="240" w:lineRule="auto"/>
      </w:pPr>
      <w:r>
        <w:continuationSeparator/>
      </w:r>
    </w:p>
  </w:footnote>
  <w:footnote w:type="continuationNotice" w:id="1">
    <w:p w14:paraId="3DE8ECF6" w14:textId="77777777" w:rsidR="00824BAA" w:rsidRDefault="00824BA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MicrosoftServicios1"/>
      <w:tblW w:w="0" w:type="auto"/>
      <w:tblLook w:val="0600" w:firstRow="0" w:lastRow="0" w:firstColumn="0" w:lastColumn="0" w:noHBand="1" w:noVBand="1"/>
    </w:tblPr>
    <w:tblGrid>
      <w:gridCol w:w="2256"/>
      <w:gridCol w:w="7104"/>
    </w:tblGrid>
    <w:tr w:rsidR="00C249AF" w:rsidRPr="00BF6753" w14:paraId="1D656018" w14:textId="77777777" w:rsidTr="00B9698F">
      <w:trPr>
        <w:trHeight w:val="800"/>
      </w:trPr>
      <w:tc>
        <w:tcPr>
          <w:tcW w:w="2256" w:type="dxa"/>
          <w:tcBorders>
            <w:top w:val="nil"/>
            <w:left w:val="nil"/>
            <w:bottom w:val="nil"/>
            <w:right w:val="nil"/>
          </w:tcBorders>
        </w:tcPr>
        <w:p w14:paraId="4122EA67" w14:textId="77777777" w:rsidR="00C249AF" w:rsidRPr="00BF6753" w:rsidRDefault="1E4BACA6" w:rsidP="004E4E8C">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Pr>
              <w:noProof/>
            </w:rPr>
            <w:drawing>
              <wp:inline distT="0" distB="0" distL="0" distR="0" wp14:anchorId="4F8B630B" wp14:editId="054FDC61">
                <wp:extent cx="1295648" cy="276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295648" cy="276225"/>
                        </a:xfrm>
                        <a:prstGeom prst="rect">
                          <a:avLst/>
                        </a:prstGeom>
                      </pic:spPr>
                    </pic:pic>
                  </a:graphicData>
                </a:graphic>
              </wp:inline>
            </w:drawing>
          </w:r>
        </w:p>
      </w:tc>
      <w:tc>
        <w:tcPr>
          <w:tcW w:w="7104" w:type="dxa"/>
          <w:tcBorders>
            <w:top w:val="nil"/>
            <w:left w:val="nil"/>
            <w:bottom w:val="nil"/>
            <w:right w:val="nil"/>
          </w:tcBorders>
          <w:vAlign w:val="bottom"/>
        </w:tcPr>
        <w:p w14:paraId="7387366D" w14:textId="694AAC2A" w:rsidR="00C249AF" w:rsidRPr="00BF6753" w:rsidRDefault="00C249AF" w:rsidP="004E4E8C">
          <w:pPr>
            <w:spacing w:after="0"/>
            <w:jc w:val="right"/>
            <w:rPr>
              <w:rFonts w:ascii="Calibri" w:eastAsia="Calibri" w:hAnsi="Calibri" w:cs="Calibri"/>
              <w:szCs w:val="16"/>
              <w:lang w:val="en-AU" w:eastAsia="ja-JP"/>
            </w:rPr>
          </w:pP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0 "Prepared for " ""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noProof/>
              <w:szCs w:val="16"/>
              <w:lang w:val="en-AU" w:eastAsia="ja-JP"/>
            </w:rPr>
            <w:t xml:space="preserve">Prepared for </w:t>
          </w:r>
          <w:r w:rsidRPr="00BF6753">
            <w:rPr>
              <w:rFonts w:ascii="Calibri" w:eastAsia="Calibri" w:hAnsi="Calibri" w:cs="Calibri"/>
              <w:szCs w:val="16"/>
              <w:lang w:val="en-AU" w:eastAsia="ja-JP"/>
            </w:rPr>
            <w:fldChar w:fldCharType="end"/>
          </w:r>
          <w:r w:rsidR="00352507">
            <w:rPr>
              <w:rFonts w:ascii="Calibri" w:eastAsia="Calibri" w:hAnsi="Calibri" w:cs="Calibri"/>
              <w:szCs w:val="16"/>
              <w:lang w:val="en-AU" w:eastAsia="ja-JP"/>
            </w:rPr>
            <w:t>CUSTOMER NAME</w: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2 "Microsoft and " "" \* MERGEFORMAT </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&lt;&gt; 0 " Confidential" "" \* MERGEFORMAT </w:instrText>
          </w:r>
          <w:r w:rsidRPr="00BF6753">
            <w:rPr>
              <w:rFonts w:ascii="Calibri" w:eastAsia="Calibri" w:hAnsi="Calibri" w:cs="Calibri"/>
              <w:szCs w:val="16"/>
              <w:lang w:val="en-AU" w:eastAsia="ja-JP"/>
            </w:rPr>
            <w:fldChar w:fldCharType="end"/>
          </w:r>
        </w:p>
        <w:p w14:paraId="253FD89A" w14:textId="77777777" w:rsidR="00C249AF" w:rsidRPr="00BF6753" w:rsidRDefault="00C249AF" w:rsidP="004E4E8C">
          <w:pPr>
            <w:spacing w:after="0"/>
            <w:jc w:val="center"/>
            <w:rPr>
              <w:rFonts w:ascii="Calibri" w:eastAsia="Calibri" w:hAnsi="Calibri" w:cs="Calibri"/>
              <w:szCs w:val="16"/>
              <w:lang w:val="en-AU" w:eastAsia="en-AU"/>
            </w:rPr>
          </w:pPr>
        </w:p>
      </w:tc>
    </w:tr>
  </w:tbl>
  <w:sdt>
    <w:sdtPr>
      <w:id w:val="-960497933"/>
      <w:docPartObj>
        <w:docPartGallery w:val="Watermarks"/>
        <w:docPartUnique/>
      </w:docPartObj>
    </w:sdtPr>
    <w:sdtEndPr/>
    <w:sdtContent>
      <w:p w14:paraId="55242B85" w14:textId="7D8B4843" w:rsidR="00C249AF" w:rsidRPr="00C14C70" w:rsidRDefault="00824BAA" w:rsidP="00C14C70">
        <w:pPr>
          <w:pStyle w:val="Header"/>
        </w:pPr>
        <w:r>
          <w:rPr>
            <w:noProof/>
          </w:rPr>
          <w:pict w14:anchorId="0E66C1E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6BE39" w14:textId="77777777" w:rsidR="00C249AF" w:rsidRPr="00714235" w:rsidRDefault="00C249AF" w:rsidP="007142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D3C5C8F"/>
    <w:multiLevelType w:val="multilevel"/>
    <w:tmpl w:val="1B167EE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9"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2" w15:restartNumberingAfterBreak="0">
    <w:nsid w:val="273F5BDA"/>
    <w:multiLevelType w:val="multilevel"/>
    <w:tmpl w:val="9228A626"/>
    <w:numStyleLink w:val="Checklist"/>
  </w:abstractNum>
  <w:abstractNum w:abstractNumId="13"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4"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15"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7" w15:restartNumberingAfterBreak="0">
    <w:nsid w:val="45E93ADA"/>
    <w:multiLevelType w:val="hybridMultilevel"/>
    <w:tmpl w:val="F1620634"/>
    <w:lvl w:ilvl="0" w:tplc="5D6215DC">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043ECC"/>
    <w:multiLevelType w:val="multilevel"/>
    <w:tmpl w:val="B1C0B846"/>
    <w:numStyleLink w:val="Style1"/>
  </w:abstractNum>
  <w:abstractNum w:abstractNumId="19"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20"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10"/>
  </w:num>
  <w:num w:numId="2">
    <w:abstractNumId w:val="16"/>
  </w:num>
  <w:num w:numId="3">
    <w:abstractNumId w:val="20"/>
  </w:num>
  <w:num w:numId="4">
    <w:abstractNumId w:val="18"/>
  </w:num>
  <w:num w:numId="5">
    <w:abstractNumId w:val="14"/>
  </w:num>
  <w:num w:numId="6">
    <w:abstractNumId w:val="19"/>
  </w:num>
  <w:num w:numId="7">
    <w:abstractNumId w:val="13"/>
  </w:num>
  <w:num w:numId="8">
    <w:abstractNumId w:val="12"/>
  </w:num>
  <w:num w:numId="9">
    <w:abstractNumId w:val="9"/>
  </w:num>
  <w:num w:numId="10">
    <w:abstractNumId w:val="8"/>
  </w:num>
  <w:num w:numId="11">
    <w:abstractNumId w:val="15"/>
  </w:num>
  <w:num w:numId="12">
    <w:abstractNumId w:val="6"/>
  </w:num>
  <w:num w:numId="13">
    <w:abstractNumId w:val="5"/>
  </w:num>
  <w:num w:numId="14">
    <w:abstractNumId w:val="4"/>
  </w:num>
  <w:num w:numId="15">
    <w:abstractNumId w:val="3"/>
  </w:num>
  <w:num w:numId="16">
    <w:abstractNumId w:val="7"/>
  </w:num>
  <w:num w:numId="17">
    <w:abstractNumId w:val="2"/>
  </w:num>
  <w:num w:numId="18">
    <w:abstractNumId w:val="1"/>
  </w:num>
  <w:num w:numId="19">
    <w:abstractNumId w:val="0"/>
  </w:num>
  <w:num w:numId="20">
    <w:abstractNumId w:val="11"/>
  </w:num>
  <w:num w:numId="21">
    <w:abstractNumId w:val="17"/>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de Register">
    <w15:presenceInfo w15:providerId="AD" w15:userId="S::dadre@microsoft.com::dd6f4711-18c1-4eb6-acf4-4659551be7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SortMethod w:val="0004"/>
  <w:defaultTabStop w:val="43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F68"/>
    <w:rsid w:val="000015FF"/>
    <w:rsid w:val="00003040"/>
    <w:rsid w:val="00003175"/>
    <w:rsid w:val="0000441A"/>
    <w:rsid w:val="00005873"/>
    <w:rsid w:val="0000649A"/>
    <w:rsid w:val="0000740B"/>
    <w:rsid w:val="00012268"/>
    <w:rsid w:val="00012C9B"/>
    <w:rsid w:val="00013200"/>
    <w:rsid w:val="00014485"/>
    <w:rsid w:val="00017858"/>
    <w:rsid w:val="000200EA"/>
    <w:rsid w:val="00021254"/>
    <w:rsid w:val="0002201F"/>
    <w:rsid w:val="00022D12"/>
    <w:rsid w:val="00024316"/>
    <w:rsid w:val="0002530B"/>
    <w:rsid w:val="000261B2"/>
    <w:rsid w:val="0002632F"/>
    <w:rsid w:val="000311C8"/>
    <w:rsid w:val="00031271"/>
    <w:rsid w:val="00032A72"/>
    <w:rsid w:val="000337C3"/>
    <w:rsid w:val="00033BCF"/>
    <w:rsid w:val="00034630"/>
    <w:rsid w:val="0003663B"/>
    <w:rsid w:val="000405E5"/>
    <w:rsid w:val="000407B3"/>
    <w:rsid w:val="00040AB2"/>
    <w:rsid w:val="0004282D"/>
    <w:rsid w:val="00044D58"/>
    <w:rsid w:val="00045729"/>
    <w:rsid w:val="00045F80"/>
    <w:rsid w:val="000476C7"/>
    <w:rsid w:val="00047F65"/>
    <w:rsid w:val="00051749"/>
    <w:rsid w:val="00054C26"/>
    <w:rsid w:val="0005543B"/>
    <w:rsid w:val="000554ED"/>
    <w:rsid w:val="000610CB"/>
    <w:rsid w:val="000615B4"/>
    <w:rsid w:val="00061B22"/>
    <w:rsid w:val="00062190"/>
    <w:rsid w:val="000621EE"/>
    <w:rsid w:val="00063462"/>
    <w:rsid w:val="00063DA7"/>
    <w:rsid w:val="000643AB"/>
    <w:rsid w:val="00066324"/>
    <w:rsid w:val="00066468"/>
    <w:rsid w:val="00067D6F"/>
    <w:rsid w:val="00070D4E"/>
    <w:rsid w:val="000713C4"/>
    <w:rsid w:val="0007164A"/>
    <w:rsid w:val="000720DE"/>
    <w:rsid w:val="000733F1"/>
    <w:rsid w:val="00073B24"/>
    <w:rsid w:val="000755E3"/>
    <w:rsid w:val="000759C5"/>
    <w:rsid w:val="00077A9D"/>
    <w:rsid w:val="00077B69"/>
    <w:rsid w:val="00077CF0"/>
    <w:rsid w:val="000803C9"/>
    <w:rsid w:val="000808D0"/>
    <w:rsid w:val="000823C4"/>
    <w:rsid w:val="000826A3"/>
    <w:rsid w:val="00086646"/>
    <w:rsid w:val="00086D3F"/>
    <w:rsid w:val="00091191"/>
    <w:rsid w:val="0009220B"/>
    <w:rsid w:val="00092558"/>
    <w:rsid w:val="00093125"/>
    <w:rsid w:val="000955BA"/>
    <w:rsid w:val="000961AE"/>
    <w:rsid w:val="00097B39"/>
    <w:rsid w:val="00097FC6"/>
    <w:rsid w:val="000A0DAA"/>
    <w:rsid w:val="000A1E5D"/>
    <w:rsid w:val="000A2361"/>
    <w:rsid w:val="000A2D2C"/>
    <w:rsid w:val="000A39E3"/>
    <w:rsid w:val="000A422C"/>
    <w:rsid w:val="000A60C6"/>
    <w:rsid w:val="000A6458"/>
    <w:rsid w:val="000B164E"/>
    <w:rsid w:val="000B1FBD"/>
    <w:rsid w:val="000B23E9"/>
    <w:rsid w:val="000B32CC"/>
    <w:rsid w:val="000B5035"/>
    <w:rsid w:val="000B5B4C"/>
    <w:rsid w:val="000B7366"/>
    <w:rsid w:val="000B7368"/>
    <w:rsid w:val="000B7D47"/>
    <w:rsid w:val="000B7E5C"/>
    <w:rsid w:val="000C0C3D"/>
    <w:rsid w:val="000C0CBF"/>
    <w:rsid w:val="000C1647"/>
    <w:rsid w:val="000C1807"/>
    <w:rsid w:val="000D091D"/>
    <w:rsid w:val="000D539C"/>
    <w:rsid w:val="000D5DE3"/>
    <w:rsid w:val="000D6797"/>
    <w:rsid w:val="000E2474"/>
    <w:rsid w:val="000E2A8E"/>
    <w:rsid w:val="000E2DFC"/>
    <w:rsid w:val="000E4DAA"/>
    <w:rsid w:val="000E55E8"/>
    <w:rsid w:val="000E5930"/>
    <w:rsid w:val="000E67B4"/>
    <w:rsid w:val="000E7101"/>
    <w:rsid w:val="000F2408"/>
    <w:rsid w:val="000F37BF"/>
    <w:rsid w:val="000F4709"/>
    <w:rsid w:val="000F564D"/>
    <w:rsid w:val="000F57B2"/>
    <w:rsid w:val="000F5A4B"/>
    <w:rsid w:val="000F6EDE"/>
    <w:rsid w:val="000F718D"/>
    <w:rsid w:val="00100CBD"/>
    <w:rsid w:val="00101150"/>
    <w:rsid w:val="001013AF"/>
    <w:rsid w:val="00101CDE"/>
    <w:rsid w:val="0010390C"/>
    <w:rsid w:val="00104FD1"/>
    <w:rsid w:val="001061C7"/>
    <w:rsid w:val="001102FE"/>
    <w:rsid w:val="001108B9"/>
    <w:rsid w:val="001129AE"/>
    <w:rsid w:val="00112E55"/>
    <w:rsid w:val="0011562D"/>
    <w:rsid w:val="00115642"/>
    <w:rsid w:val="00116AAD"/>
    <w:rsid w:val="00116E54"/>
    <w:rsid w:val="00120E9B"/>
    <w:rsid w:val="001222C2"/>
    <w:rsid w:val="001223B6"/>
    <w:rsid w:val="001242EB"/>
    <w:rsid w:val="00125204"/>
    <w:rsid w:val="001255AC"/>
    <w:rsid w:val="001257EE"/>
    <w:rsid w:val="00125BC1"/>
    <w:rsid w:val="001331A2"/>
    <w:rsid w:val="001352B9"/>
    <w:rsid w:val="001357F5"/>
    <w:rsid w:val="00135CC1"/>
    <w:rsid w:val="00137031"/>
    <w:rsid w:val="00140AFD"/>
    <w:rsid w:val="00141386"/>
    <w:rsid w:val="001421B3"/>
    <w:rsid w:val="0014297E"/>
    <w:rsid w:val="00142D80"/>
    <w:rsid w:val="001433F7"/>
    <w:rsid w:val="0014464C"/>
    <w:rsid w:val="00146473"/>
    <w:rsid w:val="00146477"/>
    <w:rsid w:val="00146587"/>
    <w:rsid w:val="001467B7"/>
    <w:rsid w:val="00146B58"/>
    <w:rsid w:val="00150A76"/>
    <w:rsid w:val="001521B8"/>
    <w:rsid w:val="0015224B"/>
    <w:rsid w:val="00152B58"/>
    <w:rsid w:val="00155579"/>
    <w:rsid w:val="00155725"/>
    <w:rsid w:val="0015580D"/>
    <w:rsid w:val="00155DBF"/>
    <w:rsid w:val="0015705A"/>
    <w:rsid w:val="00160579"/>
    <w:rsid w:val="0016126D"/>
    <w:rsid w:val="00162A4A"/>
    <w:rsid w:val="00163960"/>
    <w:rsid w:val="001643BA"/>
    <w:rsid w:val="00166049"/>
    <w:rsid w:val="00173CD1"/>
    <w:rsid w:val="00173D5D"/>
    <w:rsid w:val="001743AB"/>
    <w:rsid w:val="00175BB0"/>
    <w:rsid w:val="00176453"/>
    <w:rsid w:val="00177F07"/>
    <w:rsid w:val="00180364"/>
    <w:rsid w:val="00183EB7"/>
    <w:rsid w:val="0018476C"/>
    <w:rsid w:val="00184A7B"/>
    <w:rsid w:val="00192099"/>
    <w:rsid w:val="00192899"/>
    <w:rsid w:val="00193248"/>
    <w:rsid w:val="001948B1"/>
    <w:rsid w:val="001958E7"/>
    <w:rsid w:val="0019675C"/>
    <w:rsid w:val="0019756D"/>
    <w:rsid w:val="001A0408"/>
    <w:rsid w:val="001A1361"/>
    <w:rsid w:val="001A4D10"/>
    <w:rsid w:val="001A6E9E"/>
    <w:rsid w:val="001A7332"/>
    <w:rsid w:val="001A76AF"/>
    <w:rsid w:val="001B02EF"/>
    <w:rsid w:val="001B38D7"/>
    <w:rsid w:val="001B3914"/>
    <w:rsid w:val="001B4A8E"/>
    <w:rsid w:val="001B564B"/>
    <w:rsid w:val="001B60BF"/>
    <w:rsid w:val="001C0BC8"/>
    <w:rsid w:val="001C3B79"/>
    <w:rsid w:val="001C3F05"/>
    <w:rsid w:val="001C3F5B"/>
    <w:rsid w:val="001C4A70"/>
    <w:rsid w:val="001C4EF1"/>
    <w:rsid w:val="001C5061"/>
    <w:rsid w:val="001C53E9"/>
    <w:rsid w:val="001C68BE"/>
    <w:rsid w:val="001C73A5"/>
    <w:rsid w:val="001C754E"/>
    <w:rsid w:val="001C7644"/>
    <w:rsid w:val="001D161F"/>
    <w:rsid w:val="001D1ECE"/>
    <w:rsid w:val="001D28ED"/>
    <w:rsid w:val="001D61D3"/>
    <w:rsid w:val="001D66E5"/>
    <w:rsid w:val="001D7240"/>
    <w:rsid w:val="001D7598"/>
    <w:rsid w:val="001E3E18"/>
    <w:rsid w:val="001E5740"/>
    <w:rsid w:val="001E63D3"/>
    <w:rsid w:val="001E72F6"/>
    <w:rsid w:val="001E7E96"/>
    <w:rsid w:val="001F02D4"/>
    <w:rsid w:val="001F0789"/>
    <w:rsid w:val="001F187E"/>
    <w:rsid w:val="001F1BC1"/>
    <w:rsid w:val="001F3633"/>
    <w:rsid w:val="001F63EA"/>
    <w:rsid w:val="001F6B73"/>
    <w:rsid w:val="001F70C5"/>
    <w:rsid w:val="001F74A0"/>
    <w:rsid w:val="001F7BED"/>
    <w:rsid w:val="001F7CB7"/>
    <w:rsid w:val="001F7EDE"/>
    <w:rsid w:val="001F7F8A"/>
    <w:rsid w:val="00200CEB"/>
    <w:rsid w:val="00202241"/>
    <w:rsid w:val="00202E84"/>
    <w:rsid w:val="00205379"/>
    <w:rsid w:val="002054B9"/>
    <w:rsid w:val="00205B39"/>
    <w:rsid w:val="0020620F"/>
    <w:rsid w:val="00206677"/>
    <w:rsid w:val="00206EA3"/>
    <w:rsid w:val="002077C4"/>
    <w:rsid w:val="00211E14"/>
    <w:rsid w:val="00213E02"/>
    <w:rsid w:val="0021677B"/>
    <w:rsid w:val="002208E5"/>
    <w:rsid w:val="00220B77"/>
    <w:rsid w:val="0022278E"/>
    <w:rsid w:val="00222E47"/>
    <w:rsid w:val="00223828"/>
    <w:rsid w:val="00223A46"/>
    <w:rsid w:val="00223D44"/>
    <w:rsid w:val="00224E49"/>
    <w:rsid w:val="00226251"/>
    <w:rsid w:val="00227222"/>
    <w:rsid w:val="002274F4"/>
    <w:rsid w:val="00230135"/>
    <w:rsid w:val="0023045F"/>
    <w:rsid w:val="002320C5"/>
    <w:rsid w:val="00232261"/>
    <w:rsid w:val="002328CD"/>
    <w:rsid w:val="00233009"/>
    <w:rsid w:val="002334B0"/>
    <w:rsid w:val="002343AA"/>
    <w:rsid w:val="002350AC"/>
    <w:rsid w:val="002357B5"/>
    <w:rsid w:val="0023784F"/>
    <w:rsid w:val="00237D90"/>
    <w:rsid w:val="00243626"/>
    <w:rsid w:val="00243820"/>
    <w:rsid w:val="002438A4"/>
    <w:rsid w:val="00244D66"/>
    <w:rsid w:val="0024528F"/>
    <w:rsid w:val="00245DBF"/>
    <w:rsid w:val="002468D3"/>
    <w:rsid w:val="002510F0"/>
    <w:rsid w:val="0025120E"/>
    <w:rsid w:val="00252072"/>
    <w:rsid w:val="00252113"/>
    <w:rsid w:val="00252C93"/>
    <w:rsid w:val="00253D78"/>
    <w:rsid w:val="00254DED"/>
    <w:rsid w:val="00256B6A"/>
    <w:rsid w:val="002578EE"/>
    <w:rsid w:val="00260DAB"/>
    <w:rsid w:val="0026513A"/>
    <w:rsid w:val="00265193"/>
    <w:rsid w:val="00265E2E"/>
    <w:rsid w:val="002670B0"/>
    <w:rsid w:val="00267919"/>
    <w:rsid w:val="0027012A"/>
    <w:rsid w:val="00270361"/>
    <w:rsid w:val="00272BB6"/>
    <w:rsid w:val="00272F84"/>
    <w:rsid w:val="00274DAF"/>
    <w:rsid w:val="00276621"/>
    <w:rsid w:val="002778D8"/>
    <w:rsid w:val="00280E7E"/>
    <w:rsid w:val="002816E3"/>
    <w:rsid w:val="002827B5"/>
    <w:rsid w:val="0028288B"/>
    <w:rsid w:val="002831F5"/>
    <w:rsid w:val="002841EE"/>
    <w:rsid w:val="00285A74"/>
    <w:rsid w:val="00285D29"/>
    <w:rsid w:val="00286259"/>
    <w:rsid w:val="002864BC"/>
    <w:rsid w:val="002866F6"/>
    <w:rsid w:val="00287987"/>
    <w:rsid w:val="00287DC2"/>
    <w:rsid w:val="00290581"/>
    <w:rsid w:val="002910C3"/>
    <w:rsid w:val="00291800"/>
    <w:rsid w:val="0029283A"/>
    <w:rsid w:val="0029294B"/>
    <w:rsid w:val="002943A0"/>
    <w:rsid w:val="00296EB5"/>
    <w:rsid w:val="002978E4"/>
    <w:rsid w:val="002A087E"/>
    <w:rsid w:val="002A395B"/>
    <w:rsid w:val="002A4365"/>
    <w:rsid w:val="002A4923"/>
    <w:rsid w:val="002A6A92"/>
    <w:rsid w:val="002A6C1B"/>
    <w:rsid w:val="002B0B2D"/>
    <w:rsid w:val="002B0DB7"/>
    <w:rsid w:val="002B2C9D"/>
    <w:rsid w:val="002B3EEF"/>
    <w:rsid w:val="002B4640"/>
    <w:rsid w:val="002B525C"/>
    <w:rsid w:val="002B65CA"/>
    <w:rsid w:val="002B68DC"/>
    <w:rsid w:val="002B72D8"/>
    <w:rsid w:val="002B7E90"/>
    <w:rsid w:val="002C1987"/>
    <w:rsid w:val="002C2C63"/>
    <w:rsid w:val="002C43EE"/>
    <w:rsid w:val="002C4C49"/>
    <w:rsid w:val="002C5A3D"/>
    <w:rsid w:val="002C5CB4"/>
    <w:rsid w:val="002C6757"/>
    <w:rsid w:val="002D0159"/>
    <w:rsid w:val="002D1B2E"/>
    <w:rsid w:val="002D25DD"/>
    <w:rsid w:val="002D57E7"/>
    <w:rsid w:val="002D58DA"/>
    <w:rsid w:val="002E077C"/>
    <w:rsid w:val="002E33F2"/>
    <w:rsid w:val="002E3703"/>
    <w:rsid w:val="002E5CD1"/>
    <w:rsid w:val="002E5FA8"/>
    <w:rsid w:val="002E6FBF"/>
    <w:rsid w:val="002E72AE"/>
    <w:rsid w:val="002E74F2"/>
    <w:rsid w:val="002E7660"/>
    <w:rsid w:val="002F23FA"/>
    <w:rsid w:val="002F3782"/>
    <w:rsid w:val="002F4771"/>
    <w:rsid w:val="002F5673"/>
    <w:rsid w:val="002F7CD6"/>
    <w:rsid w:val="003002D4"/>
    <w:rsid w:val="003038C2"/>
    <w:rsid w:val="00304446"/>
    <w:rsid w:val="0030562E"/>
    <w:rsid w:val="00305909"/>
    <w:rsid w:val="00305ECD"/>
    <w:rsid w:val="00307738"/>
    <w:rsid w:val="0031093A"/>
    <w:rsid w:val="00312490"/>
    <w:rsid w:val="00313AE7"/>
    <w:rsid w:val="003143BA"/>
    <w:rsid w:val="0031450C"/>
    <w:rsid w:val="003152C9"/>
    <w:rsid w:val="003167F5"/>
    <w:rsid w:val="003176EE"/>
    <w:rsid w:val="00322826"/>
    <w:rsid w:val="003232ED"/>
    <w:rsid w:val="00323CA8"/>
    <w:rsid w:val="00323DD5"/>
    <w:rsid w:val="003249CC"/>
    <w:rsid w:val="00324BCB"/>
    <w:rsid w:val="00326768"/>
    <w:rsid w:val="003319FD"/>
    <w:rsid w:val="00331E50"/>
    <w:rsid w:val="00333F7C"/>
    <w:rsid w:val="00334063"/>
    <w:rsid w:val="00337717"/>
    <w:rsid w:val="00337DA4"/>
    <w:rsid w:val="0034048B"/>
    <w:rsid w:val="00340BB4"/>
    <w:rsid w:val="003410D0"/>
    <w:rsid w:val="0034189C"/>
    <w:rsid w:val="00342008"/>
    <w:rsid w:val="00342B60"/>
    <w:rsid w:val="0034375C"/>
    <w:rsid w:val="003439EC"/>
    <w:rsid w:val="00345245"/>
    <w:rsid w:val="00345E61"/>
    <w:rsid w:val="003501F8"/>
    <w:rsid w:val="00350C61"/>
    <w:rsid w:val="00351C89"/>
    <w:rsid w:val="00352507"/>
    <w:rsid w:val="00352E00"/>
    <w:rsid w:val="0035333C"/>
    <w:rsid w:val="00354431"/>
    <w:rsid w:val="003545FD"/>
    <w:rsid w:val="0035465B"/>
    <w:rsid w:val="00354B7A"/>
    <w:rsid w:val="00354E3D"/>
    <w:rsid w:val="00355898"/>
    <w:rsid w:val="00356DA2"/>
    <w:rsid w:val="003579E7"/>
    <w:rsid w:val="0036043F"/>
    <w:rsid w:val="00360D35"/>
    <w:rsid w:val="0036103D"/>
    <w:rsid w:val="00361304"/>
    <w:rsid w:val="00361C50"/>
    <w:rsid w:val="00362002"/>
    <w:rsid w:val="00362064"/>
    <w:rsid w:val="003622EC"/>
    <w:rsid w:val="00363244"/>
    <w:rsid w:val="00364598"/>
    <w:rsid w:val="00365449"/>
    <w:rsid w:val="00367322"/>
    <w:rsid w:val="00371F2D"/>
    <w:rsid w:val="00376E05"/>
    <w:rsid w:val="0037757F"/>
    <w:rsid w:val="00380923"/>
    <w:rsid w:val="003818FC"/>
    <w:rsid w:val="00381BA5"/>
    <w:rsid w:val="00381F35"/>
    <w:rsid w:val="0038770F"/>
    <w:rsid w:val="00390985"/>
    <w:rsid w:val="003921A0"/>
    <w:rsid w:val="00392211"/>
    <w:rsid w:val="00393736"/>
    <w:rsid w:val="0039722E"/>
    <w:rsid w:val="00397CD7"/>
    <w:rsid w:val="00397F9D"/>
    <w:rsid w:val="003A0093"/>
    <w:rsid w:val="003A19DE"/>
    <w:rsid w:val="003A1A32"/>
    <w:rsid w:val="003A1F6E"/>
    <w:rsid w:val="003A5088"/>
    <w:rsid w:val="003A52E3"/>
    <w:rsid w:val="003A5519"/>
    <w:rsid w:val="003A6C88"/>
    <w:rsid w:val="003A6EB4"/>
    <w:rsid w:val="003A6EDB"/>
    <w:rsid w:val="003B2B87"/>
    <w:rsid w:val="003B48C6"/>
    <w:rsid w:val="003B6436"/>
    <w:rsid w:val="003B7BA2"/>
    <w:rsid w:val="003B7E3E"/>
    <w:rsid w:val="003C0C0C"/>
    <w:rsid w:val="003C0FC4"/>
    <w:rsid w:val="003C145C"/>
    <w:rsid w:val="003C3092"/>
    <w:rsid w:val="003C341D"/>
    <w:rsid w:val="003C3B2D"/>
    <w:rsid w:val="003C4221"/>
    <w:rsid w:val="003C469F"/>
    <w:rsid w:val="003C67AB"/>
    <w:rsid w:val="003C696A"/>
    <w:rsid w:val="003C715E"/>
    <w:rsid w:val="003D0DB1"/>
    <w:rsid w:val="003D1675"/>
    <w:rsid w:val="003D180D"/>
    <w:rsid w:val="003D1B4C"/>
    <w:rsid w:val="003D21AD"/>
    <w:rsid w:val="003D4A8A"/>
    <w:rsid w:val="003E07BA"/>
    <w:rsid w:val="003E2E9E"/>
    <w:rsid w:val="003E33BA"/>
    <w:rsid w:val="003E4FAF"/>
    <w:rsid w:val="003E5793"/>
    <w:rsid w:val="003E57C3"/>
    <w:rsid w:val="003E5D12"/>
    <w:rsid w:val="003E6951"/>
    <w:rsid w:val="003E6E95"/>
    <w:rsid w:val="003E736B"/>
    <w:rsid w:val="003E7C8C"/>
    <w:rsid w:val="003F06B3"/>
    <w:rsid w:val="003F1F90"/>
    <w:rsid w:val="003F2BD9"/>
    <w:rsid w:val="003F3847"/>
    <w:rsid w:val="003F3B58"/>
    <w:rsid w:val="003F46D5"/>
    <w:rsid w:val="003F60D8"/>
    <w:rsid w:val="003F610D"/>
    <w:rsid w:val="003F6360"/>
    <w:rsid w:val="003F6619"/>
    <w:rsid w:val="00402471"/>
    <w:rsid w:val="00403D48"/>
    <w:rsid w:val="00404E32"/>
    <w:rsid w:val="004101D1"/>
    <w:rsid w:val="0041461F"/>
    <w:rsid w:val="00414773"/>
    <w:rsid w:val="00417105"/>
    <w:rsid w:val="00420FC1"/>
    <w:rsid w:val="00421971"/>
    <w:rsid w:val="00423845"/>
    <w:rsid w:val="00424630"/>
    <w:rsid w:val="00424E02"/>
    <w:rsid w:val="00426814"/>
    <w:rsid w:val="004269F2"/>
    <w:rsid w:val="00426DD1"/>
    <w:rsid w:val="0042799E"/>
    <w:rsid w:val="00427F6B"/>
    <w:rsid w:val="004300F0"/>
    <w:rsid w:val="00431714"/>
    <w:rsid w:val="004326A6"/>
    <w:rsid w:val="00432F46"/>
    <w:rsid w:val="00432FE2"/>
    <w:rsid w:val="00433FC2"/>
    <w:rsid w:val="004369F8"/>
    <w:rsid w:val="00436B2E"/>
    <w:rsid w:val="00437FA3"/>
    <w:rsid w:val="00442994"/>
    <w:rsid w:val="00442A59"/>
    <w:rsid w:val="0044352A"/>
    <w:rsid w:val="00443723"/>
    <w:rsid w:val="00445228"/>
    <w:rsid w:val="004472A7"/>
    <w:rsid w:val="004473BE"/>
    <w:rsid w:val="004479F0"/>
    <w:rsid w:val="0045014D"/>
    <w:rsid w:val="00451995"/>
    <w:rsid w:val="0045242F"/>
    <w:rsid w:val="00454339"/>
    <w:rsid w:val="004576D5"/>
    <w:rsid w:val="00457CE2"/>
    <w:rsid w:val="00457F2C"/>
    <w:rsid w:val="0046009C"/>
    <w:rsid w:val="004622E0"/>
    <w:rsid w:val="00464749"/>
    <w:rsid w:val="00464863"/>
    <w:rsid w:val="00465A52"/>
    <w:rsid w:val="004660A1"/>
    <w:rsid w:val="004665D5"/>
    <w:rsid w:val="00467761"/>
    <w:rsid w:val="004706C8"/>
    <w:rsid w:val="00472E23"/>
    <w:rsid w:val="00473910"/>
    <w:rsid w:val="00475948"/>
    <w:rsid w:val="00475B6F"/>
    <w:rsid w:val="0047643F"/>
    <w:rsid w:val="0047667E"/>
    <w:rsid w:val="004769D2"/>
    <w:rsid w:val="004778B3"/>
    <w:rsid w:val="0048398E"/>
    <w:rsid w:val="00483F42"/>
    <w:rsid w:val="00485375"/>
    <w:rsid w:val="0048544F"/>
    <w:rsid w:val="004857B4"/>
    <w:rsid w:val="004862B0"/>
    <w:rsid w:val="0048647A"/>
    <w:rsid w:val="00486AA8"/>
    <w:rsid w:val="00487B51"/>
    <w:rsid w:val="00493882"/>
    <w:rsid w:val="00494B00"/>
    <w:rsid w:val="00495E3D"/>
    <w:rsid w:val="00496EF0"/>
    <w:rsid w:val="0049777D"/>
    <w:rsid w:val="00497DEA"/>
    <w:rsid w:val="004A02AA"/>
    <w:rsid w:val="004A0514"/>
    <w:rsid w:val="004A06A1"/>
    <w:rsid w:val="004A1130"/>
    <w:rsid w:val="004A1980"/>
    <w:rsid w:val="004A21B8"/>
    <w:rsid w:val="004A2336"/>
    <w:rsid w:val="004A4A89"/>
    <w:rsid w:val="004A6070"/>
    <w:rsid w:val="004A78CA"/>
    <w:rsid w:val="004A7A0B"/>
    <w:rsid w:val="004B0C17"/>
    <w:rsid w:val="004B23CD"/>
    <w:rsid w:val="004B2E98"/>
    <w:rsid w:val="004B35CE"/>
    <w:rsid w:val="004B50F4"/>
    <w:rsid w:val="004B550A"/>
    <w:rsid w:val="004B5D70"/>
    <w:rsid w:val="004B5D9C"/>
    <w:rsid w:val="004B6125"/>
    <w:rsid w:val="004B7CC4"/>
    <w:rsid w:val="004B7CCC"/>
    <w:rsid w:val="004C053B"/>
    <w:rsid w:val="004C0E14"/>
    <w:rsid w:val="004C0ED3"/>
    <w:rsid w:val="004C329E"/>
    <w:rsid w:val="004C3CBA"/>
    <w:rsid w:val="004C4075"/>
    <w:rsid w:val="004C442F"/>
    <w:rsid w:val="004C5914"/>
    <w:rsid w:val="004C709B"/>
    <w:rsid w:val="004D0817"/>
    <w:rsid w:val="004D0A48"/>
    <w:rsid w:val="004D3DEB"/>
    <w:rsid w:val="004D4C5F"/>
    <w:rsid w:val="004D4E29"/>
    <w:rsid w:val="004E0059"/>
    <w:rsid w:val="004E1387"/>
    <w:rsid w:val="004E1D47"/>
    <w:rsid w:val="004E3A9B"/>
    <w:rsid w:val="004E498D"/>
    <w:rsid w:val="004E4E8C"/>
    <w:rsid w:val="004E5BB7"/>
    <w:rsid w:val="004E5FA0"/>
    <w:rsid w:val="004E6FEE"/>
    <w:rsid w:val="004F076D"/>
    <w:rsid w:val="004F10F4"/>
    <w:rsid w:val="004F17D0"/>
    <w:rsid w:val="004F1853"/>
    <w:rsid w:val="004F18C0"/>
    <w:rsid w:val="004F2E90"/>
    <w:rsid w:val="004F2EC3"/>
    <w:rsid w:val="004F5A1D"/>
    <w:rsid w:val="004F5D0D"/>
    <w:rsid w:val="004F6CBF"/>
    <w:rsid w:val="0050087C"/>
    <w:rsid w:val="00501140"/>
    <w:rsid w:val="00501338"/>
    <w:rsid w:val="00501AC7"/>
    <w:rsid w:val="00502B79"/>
    <w:rsid w:val="005044A7"/>
    <w:rsid w:val="00504D61"/>
    <w:rsid w:val="00504F37"/>
    <w:rsid w:val="005055E5"/>
    <w:rsid w:val="005057F7"/>
    <w:rsid w:val="005067D5"/>
    <w:rsid w:val="00506C3C"/>
    <w:rsid w:val="005075DB"/>
    <w:rsid w:val="00507A86"/>
    <w:rsid w:val="00511891"/>
    <w:rsid w:val="00513030"/>
    <w:rsid w:val="005138B8"/>
    <w:rsid w:val="00514A81"/>
    <w:rsid w:val="00515A71"/>
    <w:rsid w:val="00515E9B"/>
    <w:rsid w:val="00515EB1"/>
    <w:rsid w:val="00517CEF"/>
    <w:rsid w:val="00523025"/>
    <w:rsid w:val="00523F62"/>
    <w:rsid w:val="00523FF8"/>
    <w:rsid w:val="0052489A"/>
    <w:rsid w:val="00524B92"/>
    <w:rsid w:val="00525343"/>
    <w:rsid w:val="005256C9"/>
    <w:rsid w:val="00525797"/>
    <w:rsid w:val="00526001"/>
    <w:rsid w:val="00530574"/>
    <w:rsid w:val="00530629"/>
    <w:rsid w:val="005306F5"/>
    <w:rsid w:val="00530FF4"/>
    <w:rsid w:val="00532A35"/>
    <w:rsid w:val="00533120"/>
    <w:rsid w:val="00535218"/>
    <w:rsid w:val="005352A8"/>
    <w:rsid w:val="00537BB3"/>
    <w:rsid w:val="0054015F"/>
    <w:rsid w:val="00540946"/>
    <w:rsid w:val="0054100C"/>
    <w:rsid w:val="00541484"/>
    <w:rsid w:val="005420DB"/>
    <w:rsid w:val="00542489"/>
    <w:rsid w:val="00544919"/>
    <w:rsid w:val="00545F5A"/>
    <w:rsid w:val="00545F87"/>
    <w:rsid w:val="005461CC"/>
    <w:rsid w:val="00546A54"/>
    <w:rsid w:val="00547EA6"/>
    <w:rsid w:val="00551622"/>
    <w:rsid w:val="00551BF2"/>
    <w:rsid w:val="00553049"/>
    <w:rsid w:val="00553719"/>
    <w:rsid w:val="00553DC7"/>
    <w:rsid w:val="00553F53"/>
    <w:rsid w:val="00556E27"/>
    <w:rsid w:val="005579D7"/>
    <w:rsid w:val="00560FFD"/>
    <w:rsid w:val="00561034"/>
    <w:rsid w:val="0056183B"/>
    <w:rsid w:val="00561F0B"/>
    <w:rsid w:val="00562CC0"/>
    <w:rsid w:val="0056332B"/>
    <w:rsid w:val="00563A2B"/>
    <w:rsid w:val="00566150"/>
    <w:rsid w:val="0056680C"/>
    <w:rsid w:val="00570313"/>
    <w:rsid w:val="00570BF7"/>
    <w:rsid w:val="00571FD8"/>
    <w:rsid w:val="005739A7"/>
    <w:rsid w:val="00575386"/>
    <w:rsid w:val="005758AB"/>
    <w:rsid w:val="00576FEE"/>
    <w:rsid w:val="00577072"/>
    <w:rsid w:val="00577F1D"/>
    <w:rsid w:val="005827C5"/>
    <w:rsid w:val="00584392"/>
    <w:rsid w:val="005849BC"/>
    <w:rsid w:val="00584D47"/>
    <w:rsid w:val="00584E9B"/>
    <w:rsid w:val="00585676"/>
    <w:rsid w:val="0058670B"/>
    <w:rsid w:val="005869BB"/>
    <w:rsid w:val="0059057D"/>
    <w:rsid w:val="00590628"/>
    <w:rsid w:val="00590FD3"/>
    <w:rsid w:val="00590FE0"/>
    <w:rsid w:val="005929F0"/>
    <w:rsid w:val="00592B6A"/>
    <w:rsid w:val="005942A1"/>
    <w:rsid w:val="00595757"/>
    <w:rsid w:val="00595907"/>
    <w:rsid w:val="00595CE7"/>
    <w:rsid w:val="00596547"/>
    <w:rsid w:val="005A1E61"/>
    <w:rsid w:val="005A4659"/>
    <w:rsid w:val="005A5628"/>
    <w:rsid w:val="005A6BA7"/>
    <w:rsid w:val="005A7D4C"/>
    <w:rsid w:val="005A7E16"/>
    <w:rsid w:val="005B1E76"/>
    <w:rsid w:val="005B4C98"/>
    <w:rsid w:val="005B5415"/>
    <w:rsid w:val="005B6496"/>
    <w:rsid w:val="005B7DF4"/>
    <w:rsid w:val="005C118A"/>
    <w:rsid w:val="005C5B63"/>
    <w:rsid w:val="005D1366"/>
    <w:rsid w:val="005D2759"/>
    <w:rsid w:val="005D2B26"/>
    <w:rsid w:val="005D31DD"/>
    <w:rsid w:val="005D3874"/>
    <w:rsid w:val="005D4717"/>
    <w:rsid w:val="005D4D87"/>
    <w:rsid w:val="005D7F61"/>
    <w:rsid w:val="005E0943"/>
    <w:rsid w:val="005E12D2"/>
    <w:rsid w:val="005E269F"/>
    <w:rsid w:val="005E3714"/>
    <w:rsid w:val="005E49C7"/>
    <w:rsid w:val="005E52D2"/>
    <w:rsid w:val="005E5663"/>
    <w:rsid w:val="005E5A28"/>
    <w:rsid w:val="005E6767"/>
    <w:rsid w:val="005E6B26"/>
    <w:rsid w:val="005E7283"/>
    <w:rsid w:val="005E77AB"/>
    <w:rsid w:val="005F0A13"/>
    <w:rsid w:val="005F3F0E"/>
    <w:rsid w:val="005F3FA1"/>
    <w:rsid w:val="005F564B"/>
    <w:rsid w:val="005F7E55"/>
    <w:rsid w:val="00600D9F"/>
    <w:rsid w:val="00600E68"/>
    <w:rsid w:val="006016AA"/>
    <w:rsid w:val="00602652"/>
    <w:rsid w:val="00602A21"/>
    <w:rsid w:val="00604757"/>
    <w:rsid w:val="006051D4"/>
    <w:rsid w:val="00606265"/>
    <w:rsid w:val="00606412"/>
    <w:rsid w:val="00607ABE"/>
    <w:rsid w:val="00607CBC"/>
    <w:rsid w:val="00611BDF"/>
    <w:rsid w:val="006125D9"/>
    <w:rsid w:val="00614E21"/>
    <w:rsid w:val="00615710"/>
    <w:rsid w:val="00615F78"/>
    <w:rsid w:val="0061624C"/>
    <w:rsid w:val="006165AB"/>
    <w:rsid w:val="00616A8D"/>
    <w:rsid w:val="0061794C"/>
    <w:rsid w:val="00621566"/>
    <w:rsid w:val="00621E63"/>
    <w:rsid w:val="0062293F"/>
    <w:rsid w:val="00622E55"/>
    <w:rsid w:val="006230F0"/>
    <w:rsid w:val="00623324"/>
    <w:rsid w:val="00623739"/>
    <w:rsid w:val="00624400"/>
    <w:rsid w:val="006308F6"/>
    <w:rsid w:val="00631169"/>
    <w:rsid w:val="00631D68"/>
    <w:rsid w:val="00632EC6"/>
    <w:rsid w:val="00633817"/>
    <w:rsid w:val="00633CA7"/>
    <w:rsid w:val="00634707"/>
    <w:rsid w:val="00634CFF"/>
    <w:rsid w:val="00635635"/>
    <w:rsid w:val="00635F53"/>
    <w:rsid w:val="00641EA1"/>
    <w:rsid w:val="006447F5"/>
    <w:rsid w:val="0064562B"/>
    <w:rsid w:val="006456B2"/>
    <w:rsid w:val="00645D8A"/>
    <w:rsid w:val="0064638F"/>
    <w:rsid w:val="0064733A"/>
    <w:rsid w:val="00650238"/>
    <w:rsid w:val="00650EF6"/>
    <w:rsid w:val="00652697"/>
    <w:rsid w:val="00655379"/>
    <w:rsid w:val="0065626D"/>
    <w:rsid w:val="00657113"/>
    <w:rsid w:val="00660DD3"/>
    <w:rsid w:val="00660E40"/>
    <w:rsid w:val="006614B0"/>
    <w:rsid w:val="006616FC"/>
    <w:rsid w:val="00662317"/>
    <w:rsid w:val="0066467A"/>
    <w:rsid w:val="00665375"/>
    <w:rsid w:val="00665746"/>
    <w:rsid w:val="00665B24"/>
    <w:rsid w:val="00666698"/>
    <w:rsid w:val="006666EB"/>
    <w:rsid w:val="006712EA"/>
    <w:rsid w:val="00671428"/>
    <w:rsid w:val="0067207F"/>
    <w:rsid w:val="006729A3"/>
    <w:rsid w:val="00673EF4"/>
    <w:rsid w:val="006740BC"/>
    <w:rsid w:val="00674BD8"/>
    <w:rsid w:val="00675562"/>
    <w:rsid w:val="0067577B"/>
    <w:rsid w:val="00677E87"/>
    <w:rsid w:val="0068052C"/>
    <w:rsid w:val="00680ECB"/>
    <w:rsid w:val="00686049"/>
    <w:rsid w:val="00690608"/>
    <w:rsid w:val="006907E0"/>
    <w:rsid w:val="00690B4C"/>
    <w:rsid w:val="00690E89"/>
    <w:rsid w:val="006922C4"/>
    <w:rsid w:val="00692590"/>
    <w:rsid w:val="0069394A"/>
    <w:rsid w:val="00693A3C"/>
    <w:rsid w:val="00694B6C"/>
    <w:rsid w:val="00695A75"/>
    <w:rsid w:val="0069619A"/>
    <w:rsid w:val="00696CB2"/>
    <w:rsid w:val="00697D30"/>
    <w:rsid w:val="006A333F"/>
    <w:rsid w:val="006A3350"/>
    <w:rsid w:val="006A3610"/>
    <w:rsid w:val="006A37B5"/>
    <w:rsid w:val="006A6B1F"/>
    <w:rsid w:val="006A72AB"/>
    <w:rsid w:val="006B00FF"/>
    <w:rsid w:val="006B07FE"/>
    <w:rsid w:val="006B1AD4"/>
    <w:rsid w:val="006B439B"/>
    <w:rsid w:val="006B476F"/>
    <w:rsid w:val="006B55D9"/>
    <w:rsid w:val="006B57D5"/>
    <w:rsid w:val="006B5F69"/>
    <w:rsid w:val="006B6098"/>
    <w:rsid w:val="006B7F48"/>
    <w:rsid w:val="006C2F53"/>
    <w:rsid w:val="006C4D57"/>
    <w:rsid w:val="006C56B2"/>
    <w:rsid w:val="006C6D88"/>
    <w:rsid w:val="006C7004"/>
    <w:rsid w:val="006C7E9D"/>
    <w:rsid w:val="006D01EE"/>
    <w:rsid w:val="006D05CB"/>
    <w:rsid w:val="006D0D6A"/>
    <w:rsid w:val="006D1CCF"/>
    <w:rsid w:val="006D338A"/>
    <w:rsid w:val="006D3987"/>
    <w:rsid w:val="006D4359"/>
    <w:rsid w:val="006D45B4"/>
    <w:rsid w:val="006D5225"/>
    <w:rsid w:val="006D621B"/>
    <w:rsid w:val="006D6372"/>
    <w:rsid w:val="006D657D"/>
    <w:rsid w:val="006D7754"/>
    <w:rsid w:val="006E05C0"/>
    <w:rsid w:val="006E0683"/>
    <w:rsid w:val="006E1F52"/>
    <w:rsid w:val="006E2ADA"/>
    <w:rsid w:val="006E578C"/>
    <w:rsid w:val="006E5AF8"/>
    <w:rsid w:val="006E5D30"/>
    <w:rsid w:val="006E7B5D"/>
    <w:rsid w:val="006F6DDB"/>
    <w:rsid w:val="006F7417"/>
    <w:rsid w:val="006F7CAF"/>
    <w:rsid w:val="007005D9"/>
    <w:rsid w:val="00700620"/>
    <w:rsid w:val="00701E9E"/>
    <w:rsid w:val="00702464"/>
    <w:rsid w:val="00702B86"/>
    <w:rsid w:val="00704FCA"/>
    <w:rsid w:val="00705E32"/>
    <w:rsid w:val="00706044"/>
    <w:rsid w:val="00706571"/>
    <w:rsid w:val="007068FC"/>
    <w:rsid w:val="007069F2"/>
    <w:rsid w:val="00707143"/>
    <w:rsid w:val="00707AC4"/>
    <w:rsid w:val="007103F0"/>
    <w:rsid w:val="00710D80"/>
    <w:rsid w:val="00711441"/>
    <w:rsid w:val="00711606"/>
    <w:rsid w:val="007129F8"/>
    <w:rsid w:val="00712C46"/>
    <w:rsid w:val="00714235"/>
    <w:rsid w:val="007143E2"/>
    <w:rsid w:val="007155EB"/>
    <w:rsid w:val="00717312"/>
    <w:rsid w:val="00720C51"/>
    <w:rsid w:val="0072216E"/>
    <w:rsid w:val="007228C7"/>
    <w:rsid w:val="00723570"/>
    <w:rsid w:val="007243CA"/>
    <w:rsid w:val="00724531"/>
    <w:rsid w:val="00725115"/>
    <w:rsid w:val="00726573"/>
    <w:rsid w:val="00726DEB"/>
    <w:rsid w:val="00730E5A"/>
    <w:rsid w:val="00732266"/>
    <w:rsid w:val="0073230D"/>
    <w:rsid w:val="007343B5"/>
    <w:rsid w:val="00734836"/>
    <w:rsid w:val="00734BB5"/>
    <w:rsid w:val="007357E1"/>
    <w:rsid w:val="00737127"/>
    <w:rsid w:val="007377FF"/>
    <w:rsid w:val="00737B54"/>
    <w:rsid w:val="00737C09"/>
    <w:rsid w:val="00741486"/>
    <w:rsid w:val="00741C26"/>
    <w:rsid w:val="007426F9"/>
    <w:rsid w:val="00742FAF"/>
    <w:rsid w:val="00745737"/>
    <w:rsid w:val="00746161"/>
    <w:rsid w:val="00746198"/>
    <w:rsid w:val="00746D60"/>
    <w:rsid w:val="00746D9F"/>
    <w:rsid w:val="0074758A"/>
    <w:rsid w:val="0075049A"/>
    <w:rsid w:val="00751F0C"/>
    <w:rsid w:val="0075337C"/>
    <w:rsid w:val="00753778"/>
    <w:rsid w:val="00753B77"/>
    <w:rsid w:val="00754028"/>
    <w:rsid w:val="007541C5"/>
    <w:rsid w:val="00754DD2"/>
    <w:rsid w:val="007572E2"/>
    <w:rsid w:val="007603DC"/>
    <w:rsid w:val="007618EB"/>
    <w:rsid w:val="00762D32"/>
    <w:rsid w:val="00763E41"/>
    <w:rsid w:val="00763FE5"/>
    <w:rsid w:val="00764608"/>
    <w:rsid w:val="0076606E"/>
    <w:rsid w:val="00766D90"/>
    <w:rsid w:val="007726CD"/>
    <w:rsid w:val="007739E4"/>
    <w:rsid w:val="007741EB"/>
    <w:rsid w:val="007743B1"/>
    <w:rsid w:val="00780280"/>
    <w:rsid w:val="0078034E"/>
    <w:rsid w:val="00781AD1"/>
    <w:rsid w:val="0078202D"/>
    <w:rsid w:val="007826A9"/>
    <w:rsid w:val="00782F98"/>
    <w:rsid w:val="00783A20"/>
    <w:rsid w:val="007840BA"/>
    <w:rsid w:val="00786122"/>
    <w:rsid w:val="00790154"/>
    <w:rsid w:val="00793667"/>
    <w:rsid w:val="00793B02"/>
    <w:rsid w:val="00795DDC"/>
    <w:rsid w:val="00796B4C"/>
    <w:rsid w:val="007A0045"/>
    <w:rsid w:val="007A24B5"/>
    <w:rsid w:val="007A26EA"/>
    <w:rsid w:val="007A288B"/>
    <w:rsid w:val="007A3E45"/>
    <w:rsid w:val="007A498E"/>
    <w:rsid w:val="007A4D48"/>
    <w:rsid w:val="007A578A"/>
    <w:rsid w:val="007B0794"/>
    <w:rsid w:val="007B090C"/>
    <w:rsid w:val="007B0D4F"/>
    <w:rsid w:val="007B1C91"/>
    <w:rsid w:val="007B23E6"/>
    <w:rsid w:val="007B45C0"/>
    <w:rsid w:val="007B53BF"/>
    <w:rsid w:val="007C09AC"/>
    <w:rsid w:val="007C221A"/>
    <w:rsid w:val="007C5CC1"/>
    <w:rsid w:val="007C5FBC"/>
    <w:rsid w:val="007C620D"/>
    <w:rsid w:val="007D059F"/>
    <w:rsid w:val="007D09FA"/>
    <w:rsid w:val="007D1029"/>
    <w:rsid w:val="007D1C7E"/>
    <w:rsid w:val="007D2DAB"/>
    <w:rsid w:val="007D2DEC"/>
    <w:rsid w:val="007D37FC"/>
    <w:rsid w:val="007D3C7B"/>
    <w:rsid w:val="007D3F64"/>
    <w:rsid w:val="007D3FB7"/>
    <w:rsid w:val="007D43AE"/>
    <w:rsid w:val="007D7934"/>
    <w:rsid w:val="007E0974"/>
    <w:rsid w:val="007E15BE"/>
    <w:rsid w:val="007E1BF5"/>
    <w:rsid w:val="007E345E"/>
    <w:rsid w:val="007E3756"/>
    <w:rsid w:val="007E39B0"/>
    <w:rsid w:val="007E3CD6"/>
    <w:rsid w:val="007E3EF3"/>
    <w:rsid w:val="007E4E67"/>
    <w:rsid w:val="007E5B34"/>
    <w:rsid w:val="007E5D11"/>
    <w:rsid w:val="007E5D45"/>
    <w:rsid w:val="007F0123"/>
    <w:rsid w:val="007F26F5"/>
    <w:rsid w:val="007F28DE"/>
    <w:rsid w:val="007F2F42"/>
    <w:rsid w:val="007F3730"/>
    <w:rsid w:val="007F508E"/>
    <w:rsid w:val="007F5248"/>
    <w:rsid w:val="007F55DA"/>
    <w:rsid w:val="007F562F"/>
    <w:rsid w:val="007F704E"/>
    <w:rsid w:val="00800157"/>
    <w:rsid w:val="00800EE3"/>
    <w:rsid w:val="00801E7F"/>
    <w:rsid w:val="00804AE6"/>
    <w:rsid w:val="00804E78"/>
    <w:rsid w:val="008051F6"/>
    <w:rsid w:val="00805917"/>
    <w:rsid w:val="00805C6B"/>
    <w:rsid w:val="0080C15C"/>
    <w:rsid w:val="008103CF"/>
    <w:rsid w:val="008110DC"/>
    <w:rsid w:val="008137EA"/>
    <w:rsid w:val="008142DB"/>
    <w:rsid w:val="00815002"/>
    <w:rsid w:val="00815319"/>
    <w:rsid w:val="008155B3"/>
    <w:rsid w:val="00815CAF"/>
    <w:rsid w:val="00821556"/>
    <w:rsid w:val="00822794"/>
    <w:rsid w:val="00824BAA"/>
    <w:rsid w:val="008273DF"/>
    <w:rsid w:val="008276FE"/>
    <w:rsid w:val="00830451"/>
    <w:rsid w:val="008316E3"/>
    <w:rsid w:val="00831729"/>
    <w:rsid w:val="00831F73"/>
    <w:rsid w:val="0083246E"/>
    <w:rsid w:val="008334AF"/>
    <w:rsid w:val="00833D36"/>
    <w:rsid w:val="00836D2F"/>
    <w:rsid w:val="0083799F"/>
    <w:rsid w:val="00840863"/>
    <w:rsid w:val="00841573"/>
    <w:rsid w:val="00841840"/>
    <w:rsid w:val="00841E80"/>
    <w:rsid w:val="00842C18"/>
    <w:rsid w:val="00843B57"/>
    <w:rsid w:val="00843E2F"/>
    <w:rsid w:val="0084494C"/>
    <w:rsid w:val="00845831"/>
    <w:rsid w:val="00845E8E"/>
    <w:rsid w:val="00846472"/>
    <w:rsid w:val="0084684A"/>
    <w:rsid w:val="00846C59"/>
    <w:rsid w:val="008471EE"/>
    <w:rsid w:val="008477A4"/>
    <w:rsid w:val="0085195A"/>
    <w:rsid w:val="00855288"/>
    <w:rsid w:val="00855D75"/>
    <w:rsid w:val="008564A9"/>
    <w:rsid w:val="008567CF"/>
    <w:rsid w:val="00857035"/>
    <w:rsid w:val="00857AE1"/>
    <w:rsid w:val="008604DA"/>
    <w:rsid w:val="00860882"/>
    <w:rsid w:val="00861049"/>
    <w:rsid w:val="008610B9"/>
    <w:rsid w:val="00861C7E"/>
    <w:rsid w:val="00862532"/>
    <w:rsid w:val="00862B23"/>
    <w:rsid w:val="008638BD"/>
    <w:rsid w:val="00864943"/>
    <w:rsid w:val="00865BEA"/>
    <w:rsid w:val="008702A4"/>
    <w:rsid w:val="0087100C"/>
    <w:rsid w:val="0087325E"/>
    <w:rsid w:val="0087354B"/>
    <w:rsid w:val="0087417B"/>
    <w:rsid w:val="008745BF"/>
    <w:rsid w:val="008755FC"/>
    <w:rsid w:val="00875D14"/>
    <w:rsid w:val="00876504"/>
    <w:rsid w:val="00876F0E"/>
    <w:rsid w:val="008801B3"/>
    <w:rsid w:val="00881E54"/>
    <w:rsid w:val="00882614"/>
    <w:rsid w:val="00886CEC"/>
    <w:rsid w:val="00890A46"/>
    <w:rsid w:val="00890E3B"/>
    <w:rsid w:val="00890FA5"/>
    <w:rsid w:val="008918F1"/>
    <w:rsid w:val="008924B9"/>
    <w:rsid w:val="00892B00"/>
    <w:rsid w:val="00893A07"/>
    <w:rsid w:val="008944ED"/>
    <w:rsid w:val="00896026"/>
    <w:rsid w:val="0089630E"/>
    <w:rsid w:val="00897BC7"/>
    <w:rsid w:val="008A2921"/>
    <w:rsid w:val="008A3637"/>
    <w:rsid w:val="008A6513"/>
    <w:rsid w:val="008A712E"/>
    <w:rsid w:val="008A78A6"/>
    <w:rsid w:val="008B0072"/>
    <w:rsid w:val="008B07E2"/>
    <w:rsid w:val="008B0957"/>
    <w:rsid w:val="008B0C9E"/>
    <w:rsid w:val="008B0F7A"/>
    <w:rsid w:val="008B354B"/>
    <w:rsid w:val="008B392E"/>
    <w:rsid w:val="008B446B"/>
    <w:rsid w:val="008B4F6D"/>
    <w:rsid w:val="008B63D2"/>
    <w:rsid w:val="008C14D7"/>
    <w:rsid w:val="008C33EE"/>
    <w:rsid w:val="008C3592"/>
    <w:rsid w:val="008C4EC4"/>
    <w:rsid w:val="008C59A0"/>
    <w:rsid w:val="008C5DCF"/>
    <w:rsid w:val="008C68D4"/>
    <w:rsid w:val="008C75C1"/>
    <w:rsid w:val="008C7632"/>
    <w:rsid w:val="008C7832"/>
    <w:rsid w:val="008D1BE4"/>
    <w:rsid w:val="008D202D"/>
    <w:rsid w:val="008D2903"/>
    <w:rsid w:val="008D29BC"/>
    <w:rsid w:val="008D2DBD"/>
    <w:rsid w:val="008D2EB9"/>
    <w:rsid w:val="008D2FF4"/>
    <w:rsid w:val="008D3B25"/>
    <w:rsid w:val="008D3BCF"/>
    <w:rsid w:val="008D4BBD"/>
    <w:rsid w:val="008D74E9"/>
    <w:rsid w:val="008D77F4"/>
    <w:rsid w:val="008D785F"/>
    <w:rsid w:val="008E02F8"/>
    <w:rsid w:val="008E0494"/>
    <w:rsid w:val="008E05D3"/>
    <w:rsid w:val="008E07E1"/>
    <w:rsid w:val="008E2131"/>
    <w:rsid w:val="008E21C1"/>
    <w:rsid w:val="008E76A9"/>
    <w:rsid w:val="008F1559"/>
    <w:rsid w:val="008F1C6B"/>
    <w:rsid w:val="008F1F6F"/>
    <w:rsid w:val="008F2C9A"/>
    <w:rsid w:val="008F3D86"/>
    <w:rsid w:val="008F6042"/>
    <w:rsid w:val="008F676E"/>
    <w:rsid w:val="008F695C"/>
    <w:rsid w:val="008F73C3"/>
    <w:rsid w:val="008F7811"/>
    <w:rsid w:val="008F7BB6"/>
    <w:rsid w:val="008F7C06"/>
    <w:rsid w:val="00903A22"/>
    <w:rsid w:val="00903DC4"/>
    <w:rsid w:val="00905EC0"/>
    <w:rsid w:val="00906688"/>
    <w:rsid w:val="009066B9"/>
    <w:rsid w:val="009066D7"/>
    <w:rsid w:val="00906D25"/>
    <w:rsid w:val="00911786"/>
    <w:rsid w:val="009120C8"/>
    <w:rsid w:val="00913437"/>
    <w:rsid w:val="00914867"/>
    <w:rsid w:val="0091771D"/>
    <w:rsid w:val="0091790F"/>
    <w:rsid w:val="009201B9"/>
    <w:rsid w:val="0092094E"/>
    <w:rsid w:val="00922341"/>
    <w:rsid w:val="0092349A"/>
    <w:rsid w:val="00924320"/>
    <w:rsid w:val="0092550B"/>
    <w:rsid w:val="00926602"/>
    <w:rsid w:val="00926EA2"/>
    <w:rsid w:val="00926F91"/>
    <w:rsid w:val="009304AE"/>
    <w:rsid w:val="00931ECE"/>
    <w:rsid w:val="00933CCA"/>
    <w:rsid w:val="0093418C"/>
    <w:rsid w:val="00934365"/>
    <w:rsid w:val="009371DC"/>
    <w:rsid w:val="009375A2"/>
    <w:rsid w:val="00940F4C"/>
    <w:rsid w:val="00944383"/>
    <w:rsid w:val="00944786"/>
    <w:rsid w:val="00945A96"/>
    <w:rsid w:val="00951469"/>
    <w:rsid w:val="00952C1E"/>
    <w:rsid w:val="009531AC"/>
    <w:rsid w:val="00954D01"/>
    <w:rsid w:val="00955AFB"/>
    <w:rsid w:val="00955D33"/>
    <w:rsid w:val="00961B79"/>
    <w:rsid w:val="00963798"/>
    <w:rsid w:val="009637FB"/>
    <w:rsid w:val="00965A3E"/>
    <w:rsid w:val="00966935"/>
    <w:rsid w:val="00966F02"/>
    <w:rsid w:val="00967F53"/>
    <w:rsid w:val="009700D3"/>
    <w:rsid w:val="00971178"/>
    <w:rsid w:val="009715BE"/>
    <w:rsid w:val="00974243"/>
    <w:rsid w:val="00974420"/>
    <w:rsid w:val="0097464D"/>
    <w:rsid w:val="00976ADA"/>
    <w:rsid w:val="00977257"/>
    <w:rsid w:val="00980A7F"/>
    <w:rsid w:val="00980E79"/>
    <w:rsid w:val="0098225C"/>
    <w:rsid w:val="0098231F"/>
    <w:rsid w:val="00984673"/>
    <w:rsid w:val="00985672"/>
    <w:rsid w:val="00985B9B"/>
    <w:rsid w:val="00985C5A"/>
    <w:rsid w:val="00985E33"/>
    <w:rsid w:val="00987465"/>
    <w:rsid w:val="00990D94"/>
    <w:rsid w:val="00990F18"/>
    <w:rsid w:val="00992575"/>
    <w:rsid w:val="009925D2"/>
    <w:rsid w:val="009926B7"/>
    <w:rsid w:val="00992A58"/>
    <w:rsid w:val="00992C6F"/>
    <w:rsid w:val="009937B5"/>
    <w:rsid w:val="00993BE2"/>
    <w:rsid w:val="0099577F"/>
    <w:rsid w:val="009962AB"/>
    <w:rsid w:val="009968BB"/>
    <w:rsid w:val="009A0ABF"/>
    <w:rsid w:val="009A10B2"/>
    <w:rsid w:val="009A152F"/>
    <w:rsid w:val="009A1902"/>
    <w:rsid w:val="009A1CDC"/>
    <w:rsid w:val="009A1E68"/>
    <w:rsid w:val="009A3FC0"/>
    <w:rsid w:val="009A4875"/>
    <w:rsid w:val="009A5169"/>
    <w:rsid w:val="009B0BC1"/>
    <w:rsid w:val="009B1359"/>
    <w:rsid w:val="009B1CF8"/>
    <w:rsid w:val="009B297C"/>
    <w:rsid w:val="009B2BF9"/>
    <w:rsid w:val="009B4E04"/>
    <w:rsid w:val="009B4FB5"/>
    <w:rsid w:val="009B5196"/>
    <w:rsid w:val="009B60D6"/>
    <w:rsid w:val="009B6FED"/>
    <w:rsid w:val="009B7811"/>
    <w:rsid w:val="009B7B1C"/>
    <w:rsid w:val="009C1BF5"/>
    <w:rsid w:val="009C3068"/>
    <w:rsid w:val="009C40F6"/>
    <w:rsid w:val="009C436E"/>
    <w:rsid w:val="009C7665"/>
    <w:rsid w:val="009C7C3B"/>
    <w:rsid w:val="009D13AC"/>
    <w:rsid w:val="009D14A7"/>
    <w:rsid w:val="009D18F8"/>
    <w:rsid w:val="009D1D8F"/>
    <w:rsid w:val="009D26E3"/>
    <w:rsid w:val="009D2D1A"/>
    <w:rsid w:val="009D2DDF"/>
    <w:rsid w:val="009D2E0B"/>
    <w:rsid w:val="009D4018"/>
    <w:rsid w:val="009D41EE"/>
    <w:rsid w:val="009D4425"/>
    <w:rsid w:val="009D538B"/>
    <w:rsid w:val="009D6B8A"/>
    <w:rsid w:val="009D75BC"/>
    <w:rsid w:val="009D7C69"/>
    <w:rsid w:val="009E0693"/>
    <w:rsid w:val="009E10E3"/>
    <w:rsid w:val="009E4609"/>
    <w:rsid w:val="009E56DD"/>
    <w:rsid w:val="009E7374"/>
    <w:rsid w:val="009E78FA"/>
    <w:rsid w:val="009F45AD"/>
    <w:rsid w:val="009F4F52"/>
    <w:rsid w:val="009F5D51"/>
    <w:rsid w:val="009F6E3B"/>
    <w:rsid w:val="00A00276"/>
    <w:rsid w:val="00A006F5"/>
    <w:rsid w:val="00A01040"/>
    <w:rsid w:val="00A01EF0"/>
    <w:rsid w:val="00A01F28"/>
    <w:rsid w:val="00A05672"/>
    <w:rsid w:val="00A05DDC"/>
    <w:rsid w:val="00A0611F"/>
    <w:rsid w:val="00A10DB8"/>
    <w:rsid w:val="00A10E0E"/>
    <w:rsid w:val="00A13277"/>
    <w:rsid w:val="00A13B66"/>
    <w:rsid w:val="00A14880"/>
    <w:rsid w:val="00A14D1B"/>
    <w:rsid w:val="00A1723C"/>
    <w:rsid w:val="00A17E3A"/>
    <w:rsid w:val="00A204F7"/>
    <w:rsid w:val="00A20AE6"/>
    <w:rsid w:val="00A2101C"/>
    <w:rsid w:val="00A2135E"/>
    <w:rsid w:val="00A22A13"/>
    <w:rsid w:val="00A22B9A"/>
    <w:rsid w:val="00A2762E"/>
    <w:rsid w:val="00A332B5"/>
    <w:rsid w:val="00A33CF4"/>
    <w:rsid w:val="00A35A02"/>
    <w:rsid w:val="00A35DCF"/>
    <w:rsid w:val="00A35F6D"/>
    <w:rsid w:val="00A371C8"/>
    <w:rsid w:val="00A403D8"/>
    <w:rsid w:val="00A41AD1"/>
    <w:rsid w:val="00A42F11"/>
    <w:rsid w:val="00A46880"/>
    <w:rsid w:val="00A46F5C"/>
    <w:rsid w:val="00A47A4F"/>
    <w:rsid w:val="00A47DAD"/>
    <w:rsid w:val="00A52851"/>
    <w:rsid w:val="00A52ED6"/>
    <w:rsid w:val="00A536A6"/>
    <w:rsid w:val="00A538D6"/>
    <w:rsid w:val="00A54D04"/>
    <w:rsid w:val="00A55025"/>
    <w:rsid w:val="00A553A8"/>
    <w:rsid w:val="00A574A6"/>
    <w:rsid w:val="00A579D7"/>
    <w:rsid w:val="00A57F43"/>
    <w:rsid w:val="00A61CA9"/>
    <w:rsid w:val="00A61EAB"/>
    <w:rsid w:val="00A6387D"/>
    <w:rsid w:val="00A64463"/>
    <w:rsid w:val="00A64C4B"/>
    <w:rsid w:val="00A6587B"/>
    <w:rsid w:val="00A65C69"/>
    <w:rsid w:val="00A65FC3"/>
    <w:rsid w:val="00A67D95"/>
    <w:rsid w:val="00A70DF0"/>
    <w:rsid w:val="00A716AB"/>
    <w:rsid w:val="00A7273A"/>
    <w:rsid w:val="00A729B9"/>
    <w:rsid w:val="00A72EE0"/>
    <w:rsid w:val="00A738D9"/>
    <w:rsid w:val="00A74EAA"/>
    <w:rsid w:val="00A75B56"/>
    <w:rsid w:val="00A767B7"/>
    <w:rsid w:val="00A77E60"/>
    <w:rsid w:val="00A8140C"/>
    <w:rsid w:val="00A8281B"/>
    <w:rsid w:val="00A83135"/>
    <w:rsid w:val="00A83789"/>
    <w:rsid w:val="00A8479B"/>
    <w:rsid w:val="00A850D1"/>
    <w:rsid w:val="00A8632D"/>
    <w:rsid w:val="00A901A0"/>
    <w:rsid w:val="00A9170E"/>
    <w:rsid w:val="00A91F33"/>
    <w:rsid w:val="00A9289B"/>
    <w:rsid w:val="00A93039"/>
    <w:rsid w:val="00A947A8"/>
    <w:rsid w:val="00A94A61"/>
    <w:rsid w:val="00A951F9"/>
    <w:rsid w:val="00A96490"/>
    <w:rsid w:val="00AA1FF6"/>
    <w:rsid w:val="00AA3F59"/>
    <w:rsid w:val="00AA6293"/>
    <w:rsid w:val="00AA63FC"/>
    <w:rsid w:val="00AA665F"/>
    <w:rsid w:val="00AA68F9"/>
    <w:rsid w:val="00AA6A90"/>
    <w:rsid w:val="00AB003E"/>
    <w:rsid w:val="00AB228F"/>
    <w:rsid w:val="00AB43A7"/>
    <w:rsid w:val="00AB4AE0"/>
    <w:rsid w:val="00AB5196"/>
    <w:rsid w:val="00AB526F"/>
    <w:rsid w:val="00AB5453"/>
    <w:rsid w:val="00AB557C"/>
    <w:rsid w:val="00AB585E"/>
    <w:rsid w:val="00AB5B69"/>
    <w:rsid w:val="00AB5F07"/>
    <w:rsid w:val="00AC1D7A"/>
    <w:rsid w:val="00AC2214"/>
    <w:rsid w:val="00AC359A"/>
    <w:rsid w:val="00AC6A1F"/>
    <w:rsid w:val="00AC7E6E"/>
    <w:rsid w:val="00AD046A"/>
    <w:rsid w:val="00AD0E31"/>
    <w:rsid w:val="00AD1149"/>
    <w:rsid w:val="00AD2258"/>
    <w:rsid w:val="00AD51CE"/>
    <w:rsid w:val="00AD5F38"/>
    <w:rsid w:val="00AD6781"/>
    <w:rsid w:val="00AD7DE8"/>
    <w:rsid w:val="00AE0021"/>
    <w:rsid w:val="00AE21CB"/>
    <w:rsid w:val="00AE3662"/>
    <w:rsid w:val="00AE4742"/>
    <w:rsid w:val="00AE65C7"/>
    <w:rsid w:val="00AE669D"/>
    <w:rsid w:val="00AE7832"/>
    <w:rsid w:val="00AF05A1"/>
    <w:rsid w:val="00AF3857"/>
    <w:rsid w:val="00AF5901"/>
    <w:rsid w:val="00AF6667"/>
    <w:rsid w:val="00AF7901"/>
    <w:rsid w:val="00B02BAD"/>
    <w:rsid w:val="00B037F5"/>
    <w:rsid w:val="00B04693"/>
    <w:rsid w:val="00B04A78"/>
    <w:rsid w:val="00B06781"/>
    <w:rsid w:val="00B06A7A"/>
    <w:rsid w:val="00B12434"/>
    <w:rsid w:val="00B1425F"/>
    <w:rsid w:val="00B17D31"/>
    <w:rsid w:val="00B21490"/>
    <w:rsid w:val="00B2417A"/>
    <w:rsid w:val="00B247D3"/>
    <w:rsid w:val="00B25CE4"/>
    <w:rsid w:val="00B26424"/>
    <w:rsid w:val="00B273B4"/>
    <w:rsid w:val="00B3022A"/>
    <w:rsid w:val="00B317B2"/>
    <w:rsid w:val="00B31955"/>
    <w:rsid w:val="00B31CAC"/>
    <w:rsid w:val="00B328A3"/>
    <w:rsid w:val="00B33A39"/>
    <w:rsid w:val="00B33DCD"/>
    <w:rsid w:val="00B34800"/>
    <w:rsid w:val="00B368EF"/>
    <w:rsid w:val="00B37C82"/>
    <w:rsid w:val="00B37FBE"/>
    <w:rsid w:val="00B404F7"/>
    <w:rsid w:val="00B418E1"/>
    <w:rsid w:val="00B42F1F"/>
    <w:rsid w:val="00B42F92"/>
    <w:rsid w:val="00B43267"/>
    <w:rsid w:val="00B4355C"/>
    <w:rsid w:val="00B44765"/>
    <w:rsid w:val="00B47635"/>
    <w:rsid w:val="00B512F6"/>
    <w:rsid w:val="00B51A97"/>
    <w:rsid w:val="00B52CF6"/>
    <w:rsid w:val="00B53708"/>
    <w:rsid w:val="00B54989"/>
    <w:rsid w:val="00B55085"/>
    <w:rsid w:val="00B5549D"/>
    <w:rsid w:val="00B60A60"/>
    <w:rsid w:val="00B6158C"/>
    <w:rsid w:val="00B63AE1"/>
    <w:rsid w:val="00B63BDE"/>
    <w:rsid w:val="00B64845"/>
    <w:rsid w:val="00B6484E"/>
    <w:rsid w:val="00B654A7"/>
    <w:rsid w:val="00B65C1A"/>
    <w:rsid w:val="00B661F7"/>
    <w:rsid w:val="00B71863"/>
    <w:rsid w:val="00B7445E"/>
    <w:rsid w:val="00B75DF2"/>
    <w:rsid w:val="00B765DD"/>
    <w:rsid w:val="00B76B7D"/>
    <w:rsid w:val="00B774D3"/>
    <w:rsid w:val="00B80D68"/>
    <w:rsid w:val="00B8111B"/>
    <w:rsid w:val="00B81175"/>
    <w:rsid w:val="00B81EBF"/>
    <w:rsid w:val="00B820DA"/>
    <w:rsid w:val="00B83AC2"/>
    <w:rsid w:val="00B84345"/>
    <w:rsid w:val="00B86805"/>
    <w:rsid w:val="00B87209"/>
    <w:rsid w:val="00B87CAF"/>
    <w:rsid w:val="00B90100"/>
    <w:rsid w:val="00B919BB"/>
    <w:rsid w:val="00B91E19"/>
    <w:rsid w:val="00B92ACE"/>
    <w:rsid w:val="00B93263"/>
    <w:rsid w:val="00B95256"/>
    <w:rsid w:val="00B958BA"/>
    <w:rsid w:val="00B95E6D"/>
    <w:rsid w:val="00B9617C"/>
    <w:rsid w:val="00B96445"/>
    <w:rsid w:val="00B964BD"/>
    <w:rsid w:val="00B9698F"/>
    <w:rsid w:val="00BA18D7"/>
    <w:rsid w:val="00BA5320"/>
    <w:rsid w:val="00BB22DD"/>
    <w:rsid w:val="00BB2BFF"/>
    <w:rsid w:val="00BB2C96"/>
    <w:rsid w:val="00BB3EDE"/>
    <w:rsid w:val="00BB46FA"/>
    <w:rsid w:val="00BB6074"/>
    <w:rsid w:val="00BB6E5B"/>
    <w:rsid w:val="00BB7610"/>
    <w:rsid w:val="00BB7882"/>
    <w:rsid w:val="00BB7CB1"/>
    <w:rsid w:val="00BC19EF"/>
    <w:rsid w:val="00BC356D"/>
    <w:rsid w:val="00BC3DB4"/>
    <w:rsid w:val="00BC3F9F"/>
    <w:rsid w:val="00BC54A6"/>
    <w:rsid w:val="00BC5AAB"/>
    <w:rsid w:val="00BC6692"/>
    <w:rsid w:val="00BC7F38"/>
    <w:rsid w:val="00BD01F7"/>
    <w:rsid w:val="00BD3099"/>
    <w:rsid w:val="00BD3A70"/>
    <w:rsid w:val="00BD3FBA"/>
    <w:rsid w:val="00BD418B"/>
    <w:rsid w:val="00BD4614"/>
    <w:rsid w:val="00BD46D2"/>
    <w:rsid w:val="00BD4FB6"/>
    <w:rsid w:val="00BD4FDB"/>
    <w:rsid w:val="00BD5671"/>
    <w:rsid w:val="00BD5E80"/>
    <w:rsid w:val="00BE199E"/>
    <w:rsid w:val="00BE244D"/>
    <w:rsid w:val="00BE2D54"/>
    <w:rsid w:val="00BE3823"/>
    <w:rsid w:val="00BE4082"/>
    <w:rsid w:val="00BE58B4"/>
    <w:rsid w:val="00BE6623"/>
    <w:rsid w:val="00BE6CF9"/>
    <w:rsid w:val="00BE753E"/>
    <w:rsid w:val="00BE77AC"/>
    <w:rsid w:val="00BF074E"/>
    <w:rsid w:val="00BF0D8C"/>
    <w:rsid w:val="00BF3731"/>
    <w:rsid w:val="00BF51C2"/>
    <w:rsid w:val="00BF7847"/>
    <w:rsid w:val="00C02570"/>
    <w:rsid w:val="00C04054"/>
    <w:rsid w:val="00C0689F"/>
    <w:rsid w:val="00C07C3E"/>
    <w:rsid w:val="00C10BBF"/>
    <w:rsid w:val="00C10E11"/>
    <w:rsid w:val="00C11571"/>
    <w:rsid w:val="00C1206B"/>
    <w:rsid w:val="00C12B7E"/>
    <w:rsid w:val="00C12EE1"/>
    <w:rsid w:val="00C1354E"/>
    <w:rsid w:val="00C149F3"/>
    <w:rsid w:val="00C14C70"/>
    <w:rsid w:val="00C165CA"/>
    <w:rsid w:val="00C16AAA"/>
    <w:rsid w:val="00C16C5C"/>
    <w:rsid w:val="00C17152"/>
    <w:rsid w:val="00C21125"/>
    <w:rsid w:val="00C214D8"/>
    <w:rsid w:val="00C249AF"/>
    <w:rsid w:val="00C24AA0"/>
    <w:rsid w:val="00C24E60"/>
    <w:rsid w:val="00C25984"/>
    <w:rsid w:val="00C25FD5"/>
    <w:rsid w:val="00C25FEA"/>
    <w:rsid w:val="00C30DEB"/>
    <w:rsid w:val="00C30EC3"/>
    <w:rsid w:val="00C32BCB"/>
    <w:rsid w:val="00C3399C"/>
    <w:rsid w:val="00C34FF1"/>
    <w:rsid w:val="00C364F2"/>
    <w:rsid w:val="00C412DB"/>
    <w:rsid w:val="00C42C19"/>
    <w:rsid w:val="00C46ACB"/>
    <w:rsid w:val="00C46E95"/>
    <w:rsid w:val="00C51F93"/>
    <w:rsid w:val="00C52EC3"/>
    <w:rsid w:val="00C53065"/>
    <w:rsid w:val="00C53463"/>
    <w:rsid w:val="00C54DD2"/>
    <w:rsid w:val="00C57A1D"/>
    <w:rsid w:val="00C6027A"/>
    <w:rsid w:val="00C647F8"/>
    <w:rsid w:val="00C64933"/>
    <w:rsid w:val="00C652B8"/>
    <w:rsid w:val="00C6615B"/>
    <w:rsid w:val="00C670DF"/>
    <w:rsid w:val="00C70E51"/>
    <w:rsid w:val="00C7257F"/>
    <w:rsid w:val="00C72FDF"/>
    <w:rsid w:val="00C739B5"/>
    <w:rsid w:val="00C73E87"/>
    <w:rsid w:val="00C74A3A"/>
    <w:rsid w:val="00C74F7E"/>
    <w:rsid w:val="00C76074"/>
    <w:rsid w:val="00C76A2C"/>
    <w:rsid w:val="00C76C85"/>
    <w:rsid w:val="00C80F69"/>
    <w:rsid w:val="00C81932"/>
    <w:rsid w:val="00C81A16"/>
    <w:rsid w:val="00C831C4"/>
    <w:rsid w:val="00C83F06"/>
    <w:rsid w:val="00C86F14"/>
    <w:rsid w:val="00C914F0"/>
    <w:rsid w:val="00C95355"/>
    <w:rsid w:val="00C957FC"/>
    <w:rsid w:val="00C96AB0"/>
    <w:rsid w:val="00C972D4"/>
    <w:rsid w:val="00CA1D7B"/>
    <w:rsid w:val="00CA3E4C"/>
    <w:rsid w:val="00CA4030"/>
    <w:rsid w:val="00CA4259"/>
    <w:rsid w:val="00CA481A"/>
    <w:rsid w:val="00CA5231"/>
    <w:rsid w:val="00CA528E"/>
    <w:rsid w:val="00CA7BC2"/>
    <w:rsid w:val="00CB0980"/>
    <w:rsid w:val="00CB1694"/>
    <w:rsid w:val="00CB19F8"/>
    <w:rsid w:val="00CB1F0F"/>
    <w:rsid w:val="00CB2AB9"/>
    <w:rsid w:val="00CB2BEE"/>
    <w:rsid w:val="00CB3326"/>
    <w:rsid w:val="00CB453C"/>
    <w:rsid w:val="00CB7562"/>
    <w:rsid w:val="00CC016E"/>
    <w:rsid w:val="00CC3F68"/>
    <w:rsid w:val="00CC54E5"/>
    <w:rsid w:val="00CC561E"/>
    <w:rsid w:val="00CC62EE"/>
    <w:rsid w:val="00CC6A97"/>
    <w:rsid w:val="00CD009F"/>
    <w:rsid w:val="00CD07E0"/>
    <w:rsid w:val="00CD1384"/>
    <w:rsid w:val="00CD16AA"/>
    <w:rsid w:val="00CD2DEF"/>
    <w:rsid w:val="00CD4829"/>
    <w:rsid w:val="00CD4EE0"/>
    <w:rsid w:val="00CD6997"/>
    <w:rsid w:val="00CE1482"/>
    <w:rsid w:val="00CE15CA"/>
    <w:rsid w:val="00CE568F"/>
    <w:rsid w:val="00CF02BD"/>
    <w:rsid w:val="00CF06D5"/>
    <w:rsid w:val="00CF22AA"/>
    <w:rsid w:val="00CF25DB"/>
    <w:rsid w:val="00CF2E28"/>
    <w:rsid w:val="00CF3845"/>
    <w:rsid w:val="00CF3DE4"/>
    <w:rsid w:val="00CF6896"/>
    <w:rsid w:val="00CF7A25"/>
    <w:rsid w:val="00D01B84"/>
    <w:rsid w:val="00D01F3E"/>
    <w:rsid w:val="00D0256C"/>
    <w:rsid w:val="00D03C1A"/>
    <w:rsid w:val="00D04992"/>
    <w:rsid w:val="00D04DDF"/>
    <w:rsid w:val="00D0737F"/>
    <w:rsid w:val="00D07CE1"/>
    <w:rsid w:val="00D104BD"/>
    <w:rsid w:val="00D13DFC"/>
    <w:rsid w:val="00D1490B"/>
    <w:rsid w:val="00D149A5"/>
    <w:rsid w:val="00D16DBF"/>
    <w:rsid w:val="00D17C2B"/>
    <w:rsid w:val="00D208C8"/>
    <w:rsid w:val="00D20C2A"/>
    <w:rsid w:val="00D20EA3"/>
    <w:rsid w:val="00D20EEF"/>
    <w:rsid w:val="00D21CC1"/>
    <w:rsid w:val="00D2381D"/>
    <w:rsid w:val="00D242DD"/>
    <w:rsid w:val="00D24ECE"/>
    <w:rsid w:val="00D24FBA"/>
    <w:rsid w:val="00D26384"/>
    <w:rsid w:val="00D277BF"/>
    <w:rsid w:val="00D27CA9"/>
    <w:rsid w:val="00D31325"/>
    <w:rsid w:val="00D32ECC"/>
    <w:rsid w:val="00D33525"/>
    <w:rsid w:val="00D33E45"/>
    <w:rsid w:val="00D34D7B"/>
    <w:rsid w:val="00D36438"/>
    <w:rsid w:val="00D4376F"/>
    <w:rsid w:val="00D453FE"/>
    <w:rsid w:val="00D471DD"/>
    <w:rsid w:val="00D47CAE"/>
    <w:rsid w:val="00D515A4"/>
    <w:rsid w:val="00D5286C"/>
    <w:rsid w:val="00D536A5"/>
    <w:rsid w:val="00D5378B"/>
    <w:rsid w:val="00D55378"/>
    <w:rsid w:val="00D55848"/>
    <w:rsid w:val="00D55B69"/>
    <w:rsid w:val="00D60026"/>
    <w:rsid w:val="00D60E96"/>
    <w:rsid w:val="00D61482"/>
    <w:rsid w:val="00D616B2"/>
    <w:rsid w:val="00D63E8F"/>
    <w:rsid w:val="00D651D2"/>
    <w:rsid w:val="00D65D3E"/>
    <w:rsid w:val="00D70FB5"/>
    <w:rsid w:val="00D71003"/>
    <w:rsid w:val="00D71E8A"/>
    <w:rsid w:val="00D721A6"/>
    <w:rsid w:val="00D723E7"/>
    <w:rsid w:val="00D725E9"/>
    <w:rsid w:val="00D735CD"/>
    <w:rsid w:val="00D7362C"/>
    <w:rsid w:val="00D738B4"/>
    <w:rsid w:val="00D74816"/>
    <w:rsid w:val="00D7619D"/>
    <w:rsid w:val="00D83E8C"/>
    <w:rsid w:val="00D85605"/>
    <w:rsid w:val="00D8652D"/>
    <w:rsid w:val="00D86711"/>
    <w:rsid w:val="00D87004"/>
    <w:rsid w:val="00D87022"/>
    <w:rsid w:val="00D87781"/>
    <w:rsid w:val="00D87D77"/>
    <w:rsid w:val="00D90548"/>
    <w:rsid w:val="00D906D0"/>
    <w:rsid w:val="00D91474"/>
    <w:rsid w:val="00D92863"/>
    <w:rsid w:val="00D9452F"/>
    <w:rsid w:val="00D95AD9"/>
    <w:rsid w:val="00D95E15"/>
    <w:rsid w:val="00D9642E"/>
    <w:rsid w:val="00D97785"/>
    <w:rsid w:val="00D97821"/>
    <w:rsid w:val="00D97B3A"/>
    <w:rsid w:val="00DA12C0"/>
    <w:rsid w:val="00DA19A7"/>
    <w:rsid w:val="00DA1AE8"/>
    <w:rsid w:val="00DA20D9"/>
    <w:rsid w:val="00DA2677"/>
    <w:rsid w:val="00DA3999"/>
    <w:rsid w:val="00DA5B07"/>
    <w:rsid w:val="00DA69F8"/>
    <w:rsid w:val="00DA737F"/>
    <w:rsid w:val="00DB0994"/>
    <w:rsid w:val="00DB0A70"/>
    <w:rsid w:val="00DB1D1E"/>
    <w:rsid w:val="00DB2613"/>
    <w:rsid w:val="00DB28BC"/>
    <w:rsid w:val="00DB3B41"/>
    <w:rsid w:val="00DB3F14"/>
    <w:rsid w:val="00DB544D"/>
    <w:rsid w:val="00DB5727"/>
    <w:rsid w:val="00DB61C2"/>
    <w:rsid w:val="00DB6D88"/>
    <w:rsid w:val="00DC0D59"/>
    <w:rsid w:val="00DC19D3"/>
    <w:rsid w:val="00DC1F62"/>
    <w:rsid w:val="00DC364D"/>
    <w:rsid w:val="00DC4F22"/>
    <w:rsid w:val="00DC4F5E"/>
    <w:rsid w:val="00DD088B"/>
    <w:rsid w:val="00DD2F37"/>
    <w:rsid w:val="00DD7D39"/>
    <w:rsid w:val="00DD7F95"/>
    <w:rsid w:val="00DE127D"/>
    <w:rsid w:val="00DE38FD"/>
    <w:rsid w:val="00DE3A1F"/>
    <w:rsid w:val="00DE57D5"/>
    <w:rsid w:val="00DE610A"/>
    <w:rsid w:val="00DE6958"/>
    <w:rsid w:val="00DE6977"/>
    <w:rsid w:val="00DE69D0"/>
    <w:rsid w:val="00DF199F"/>
    <w:rsid w:val="00DF1AA1"/>
    <w:rsid w:val="00DF2C3C"/>
    <w:rsid w:val="00DF2FD9"/>
    <w:rsid w:val="00DF4877"/>
    <w:rsid w:val="00DF4AE9"/>
    <w:rsid w:val="00DF536C"/>
    <w:rsid w:val="00E00EC9"/>
    <w:rsid w:val="00E012DA"/>
    <w:rsid w:val="00E01484"/>
    <w:rsid w:val="00E014CF"/>
    <w:rsid w:val="00E04B96"/>
    <w:rsid w:val="00E06B65"/>
    <w:rsid w:val="00E07ED8"/>
    <w:rsid w:val="00E13EF2"/>
    <w:rsid w:val="00E1524F"/>
    <w:rsid w:val="00E15B98"/>
    <w:rsid w:val="00E16B6F"/>
    <w:rsid w:val="00E1732E"/>
    <w:rsid w:val="00E17E0B"/>
    <w:rsid w:val="00E20961"/>
    <w:rsid w:val="00E23EEC"/>
    <w:rsid w:val="00E27703"/>
    <w:rsid w:val="00E30E39"/>
    <w:rsid w:val="00E323EC"/>
    <w:rsid w:val="00E32A6A"/>
    <w:rsid w:val="00E333D4"/>
    <w:rsid w:val="00E3344C"/>
    <w:rsid w:val="00E335F3"/>
    <w:rsid w:val="00E338FC"/>
    <w:rsid w:val="00E35108"/>
    <w:rsid w:val="00E36957"/>
    <w:rsid w:val="00E36FFE"/>
    <w:rsid w:val="00E374AC"/>
    <w:rsid w:val="00E4177B"/>
    <w:rsid w:val="00E41B61"/>
    <w:rsid w:val="00E41EC1"/>
    <w:rsid w:val="00E4301D"/>
    <w:rsid w:val="00E437D1"/>
    <w:rsid w:val="00E43810"/>
    <w:rsid w:val="00E43EC3"/>
    <w:rsid w:val="00E440E8"/>
    <w:rsid w:val="00E4615D"/>
    <w:rsid w:val="00E503BB"/>
    <w:rsid w:val="00E51358"/>
    <w:rsid w:val="00E52B14"/>
    <w:rsid w:val="00E556FD"/>
    <w:rsid w:val="00E56456"/>
    <w:rsid w:val="00E56BA6"/>
    <w:rsid w:val="00E600A1"/>
    <w:rsid w:val="00E61306"/>
    <w:rsid w:val="00E61732"/>
    <w:rsid w:val="00E6209D"/>
    <w:rsid w:val="00E62C80"/>
    <w:rsid w:val="00E63DF2"/>
    <w:rsid w:val="00E66184"/>
    <w:rsid w:val="00E670B9"/>
    <w:rsid w:val="00E6789C"/>
    <w:rsid w:val="00E704A4"/>
    <w:rsid w:val="00E70E48"/>
    <w:rsid w:val="00E70FA9"/>
    <w:rsid w:val="00E76A81"/>
    <w:rsid w:val="00E77318"/>
    <w:rsid w:val="00E77C6C"/>
    <w:rsid w:val="00E80EFA"/>
    <w:rsid w:val="00E81C27"/>
    <w:rsid w:val="00E82B9A"/>
    <w:rsid w:val="00E84C6E"/>
    <w:rsid w:val="00E8560F"/>
    <w:rsid w:val="00E85706"/>
    <w:rsid w:val="00E85A24"/>
    <w:rsid w:val="00E85ADB"/>
    <w:rsid w:val="00E862F8"/>
    <w:rsid w:val="00E869A8"/>
    <w:rsid w:val="00E90D2C"/>
    <w:rsid w:val="00E93B67"/>
    <w:rsid w:val="00E9736E"/>
    <w:rsid w:val="00EA098C"/>
    <w:rsid w:val="00EA10C0"/>
    <w:rsid w:val="00EA201E"/>
    <w:rsid w:val="00EA225A"/>
    <w:rsid w:val="00EA3525"/>
    <w:rsid w:val="00EA506F"/>
    <w:rsid w:val="00EA6550"/>
    <w:rsid w:val="00EA681F"/>
    <w:rsid w:val="00EA7D8A"/>
    <w:rsid w:val="00EB032D"/>
    <w:rsid w:val="00EB09CF"/>
    <w:rsid w:val="00EB3BBA"/>
    <w:rsid w:val="00EB4E1B"/>
    <w:rsid w:val="00EB5279"/>
    <w:rsid w:val="00EB5372"/>
    <w:rsid w:val="00EB5D98"/>
    <w:rsid w:val="00EB62CA"/>
    <w:rsid w:val="00EB7001"/>
    <w:rsid w:val="00EB7AE8"/>
    <w:rsid w:val="00EB7CCC"/>
    <w:rsid w:val="00EC0D4D"/>
    <w:rsid w:val="00EC39E1"/>
    <w:rsid w:val="00EC5059"/>
    <w:rsid w:val="00EC542B"/>
    <w:rsid w:val="00EC6DD6"/>
    <w:rsid w:val="00EC6FB7"/>
    <w:rsid w:val="00EC714D"/>
    <w:rsid w:val="00EC7FD0"/>
    <w:rsid w:val="00ED107C"/>
    <w:rsid w:val="00ED3566"/>
    <w:rsid w:val="00ED35FD"/>
    <w:rsid w:val="00ED471C"/>
    <w:rsid w:val="00ED49C6"/>
    <w:rsid w:val="00ED524B"/>
    <w:rsid w:val="00ED6C26"/>
    <w:rsid w:val="00EE0CFA"/>
    <w:rsid w:val="00EE1740"/>
    <w:rsid w:val="00EE21A0"/>
    <w:rsid w:val="00EE2C73"/>
    <w:rsid w:val="00EE3C34"/>
    <w:rsid w:val="00EE4C25"/>
    <w:rsid w:val="00EE4E86"/>
    <w:rsid w:val="00EE5E16"/>
    <w:rsid w:val="00EE67A6"/>
    <w:rsid w:val="00EF0105"/>
    <w:rsid w:val="00EF08B7"/>
    <w:rsid w:val="00EF1054"/>
    <w:rsid w:val="00EF16FD"/>
    <w:rsid w:val="00EF289D"/>
    <w:rsid w:val="00EF2D5A"/>
    <w:rsid w:val="00EF3682"/>
    <w:rsid w:val="00EF4CB3"/>
    <w:rsid w:val="00EF4D7F"/>
    <w:rsid w:val="00EF5FD3"/>
    <w:rsid w:val="00EF7C26"/>
    <w:rsid w:val="00EF7CA6"/>
    <w:rsid w:val="00F0015B"/>
    <w:rsid w:val="00F003C0"/>
    <w:rsid w:val="00F0046A"/>
    <w:rsid w:val="00F0068F"/>
    <w:rsid w:val="00F0113E"/>
    <w:rsid w:val="00F0176D"/>
    <w:rsid w:val="00F0298A"/>
    <w:rsid w:val="00F02BB6"/>
    <w:rsid w:val="00F03EA3"/>
    <w:rsid w:val="00F04DE5"/>
    <w:rsid w:val="00F074C7"/>
    <w:rsid w:val="00F07922"/>
    <w:rsid w:val="00F15DF9"/>
    <w:rsid w:val="00F16EC1"/>
    <w:rsid w:val="00F17035"/>
    <w:rsid w:val="00F20EF5"/>
    <w:rsid w:val="00F2421A"/>
    <w:rsid w:val="00F24457"/>
    <w:rsid w:val="00F245B2"/>
    <w:rsid w:val="00F24695"/>
    <w:rsid w:val="00F2522F"/>
    <w:rsid w:val="00F25E9A"/>
    <w:rsid w:val="00F26973"/>
    <w:rsid w:val="00F26A38"/>
    <w:rsid w:val="00F30CE8"/>
    <w:rsid w:val="00F31FD8"/>
    <w:rsid w:val="00F321D7"/>
    <w:rsid w:val="00F33084"/>
    <w:rsid w:val="00F33288"/>
    <w:rsid w:val="00F33659"/>
    <w:rsid w:val="00F33685"/>
    <w:rsid w:val="00F35A5F"/>
    <w:rsid w:val="00F35D22"/>
    <w:rsid w:val="00F37481"/>
    <w:rsid w:val="00F4021E"/>
    <w:rsid w:val="00F40945"/>
    <w:rsid w:val="00F41525"/>
    <w:rsid w:val="00F41C7E"/>
    <w:rsid w:val="00F43124"/>
    <w:rsid w:val="00F434AE"/>
    <w:rsid w:val="00F43A17"/>
    <w:rsid w:val="00F43E7B"/>
    <w:rsid w:val="00F44CA3"/>
    <w:rsid w:val="00F44F83"/>
    <w:rsid w:val="00F45826"/>
    <w:rsid w:val="00F4617D"/>
    <w:rsid w:val="00F47124"/>
    <w:rsid w:val="00F528C7"/>
    <w:rsid w:val="00F52E05"/>
    <w:rsid w:val="00F55608"/>
    <w:rsid w:val="00F566EC"/>
    <w:rsid w:val="00F56B0F"/>
    <w:rsid w:val="00F56FD4"/>
    <w:rsid w:val="00F6024A"/>
    <w:rsid w:val="00F60B40"/>
    <w:rsid w:val="00F61122"/>
    <w:rsid w:val="00F61AFE"/>
    <w:rsid w:val="00F6222B"/>
    <w:rsid w:val="00F62A07"/>
    <w:rsid w:val="00F6495E"/>
    <w:rsid w:val="00F66E5F"/>
    <w:rsid w:val="00F67D3A"/>
    <w:rsid w:val="00F70626"/>
    <w:rsid w:val="00F70EFF"/>
    <w:rsid w:val="00F71DFE"/>
    <w:rsid w:val="00F72479"/>
    <w:rsid w:val="00F72FE3"/>
    <w:rsid w:val="00F73413"/>
    <w:rsid w:val="00F761BE"/>
    <w:rsid w:val="00F7629A"/>
    <w:rsid w:val="00F77676"/>
    <w:rsid w:val="00F81E8C"/>
    <w:rsid w:val="00F829B9"/>
    <w:rsid w:val="00F903AB"/>
    <w:rsid w:val="00F90FEA"/>
    <w:rsid w:val="00F9161B"/>
    <w:rsid w:val="00F9454B"/>
    <w:rsid w:val="00F95328"/>
    <w:rsid w:val="00FA1119"/>
    <w:rsid w:val="00FA1BFB"/>
    <w:rsid w:val="00FA2706"/>
    <w:rsid w:val="00FA2BE7"/>
    <w:rsid w:val="00FA30BF"/>
    <w:rsid w:val="00FA5B63"/>
    <w:rsid w:val="00FA65F1"/>
    <w:rsid w:val="00FAD529"/>
    <w:rsid w:val="00FB169B"/>
    <w:rsid w:val="00FB3F47"/>
    <w:rsid w:val="00FB4038"/>
    <w:rsid w:val="00FB584C"/>
    <w:rsid w:val="00FB6033"/>
    <w:rsid w:val="00FB68E8"/>
    <w:rsid w:val="00FB7BDE"/>
    <w:rsid w:val="00FC02DA"/>
    <w:rsid w:val="00FC122F"/>
    <w:rsid w:val="00FC1549"/>
    <w:rsid w:val="00FC22C9"/>
    <w:rsid w:val="00FC362B"/>
    <w:rsid w:val="00FC47DA"/>
    <w:rsid w:val="00FC50D1"/>
    <w:rsid w:val="00FD3EE1"/>
    <w:rsid w:val="00FD42F8"/>
    <w:rsid w:val="00FD4AC1"/>
    <w:rsid w:val="00FD5DB7"/>
    <w:rsid w:val="00FD64D2"/>
    <w:rsid w:val="00FD7AE1"/>
    <w:rsid w:val="00FD7BD9"/>
    <w:rsid w:val="00FE17E1"/>
    <w:rsid w:val="00FE244D"/>
    <w:rsid w:val="00FE2794"/>
    <w:rsid w:val="00FE3513"/>
    <w:rsid w:val="00FE39A0"/>
    <w:rsid w:val="00FE46A0"/>
    <w:rsid w:val="00FE69E0"/>
    <w:rsid w:val="00FE6A45"/>
    <w:rsid w:val="00FE7025"/>
    <w:rsid w:val="00FF0402"/>
    <w:rsid w:val="00FF07D2"/>
    <w:rsid w:val="00FF0AA2"/>
    <w:rsid w:val="00FF26EE"/>
    <w:rsid w:val="00FF35E3"/>
    <w:rsid w:val="00FF45F1"/>
    <w:rsid w:val="01C4729B"/>
    <w:rsid w:val="025DCA06"/>
    <w:rsid w:val="02C84C1E"/>
    <w:rsid w:val="057D3E8A"/>
    <w:rsid w:val="05F3BBEA"/>
    <w:rsid w:val="062D134A"/>
    <w:rsid w:val="06931284"/>
    <w:rsid w:val="07203972"/>
    <w:rsid w:val="07A21B70"/>
    <w:rsid w:val="07CB021D"/>
    <w:rsid w:val="0900EC3C"/>
    <w:rsid w:val="092147E3"/>
    <w:rsid w:val="0A8D6005"/>
    <w:rsid w:val="0B2C51F8"/>
    <w:rsid w:val="0B916BCB"/>
    <w:rsid w:val="0BE9CDCE"/>
    <w:rsid w:val="0D6B5FCF"/>
    <w:rsid w:val="0DA51ACF"/>
    <w:rsid w:val="0DAC6FE2"/>
    <w:rsid w:val="0DE5739C"/>
    <w:rsid w:val="0E3BD738"/>
    <w:rsid w:val="0E4E572D"/>
    <w:rsid w:val="0E9D57E7"/>
    <w:rsid w:val="0F2E6FF6"/>
    <w:rsid w:val="0F66C575"/>
    <w:rsid w:val="0F7BB457"/>
    <w:rsid w:val="0FE8E98D"/>
    <w:rsid w:val="0FF5E0D4"/>
    <w:rsid w:val="1031AC2C"/>
    <w:rsid w:val="10ED9E04"/>
    <w:rsid w:val="11E32A48"/>
    <w:rsid w:val="12279112"/>
    <w:rsid w:val="1284C400"/>
    <w:rsid w:val="137872F7"/>
    <w:rsid w:val="14128FD8"/>
    <w:rsid w:val="142B5B59"/>
    <w:rsid w:val="159BF087"/>
    <w:rsid w:val="15F9A0FC"/>
    <w:rsid w:val="1623DBF7"/>
    <w:rsid w:val="163B408D"/>
    <w:rsid w:val="16620325"/>
    <w:rsid w:val="166DD5AF"/>
    <w:rsid w:val="169EC99A"/>
    <w:rsid w:val="16BA0045"/>
    <w:rsid w:val="17FB6091"/>
    <w:rsid w:val="1801A9A5"/>
    <w:rsid w:val="186DE82E"/>
    <w:rsid w:val="1900BEB1"/>
    <w:rsid w:val="19B11707"/>
    <w:rsid w:val="19BD0B37"/>
    <w:rsid w:val="19CEFCFE"/>
    <w:rsid w:val="19F6B443"/>
    <w:rsid w:val="1A8783B8"/>
    <w:rsid w:val="1B074A48"/>
    <w:rsid w:val="1B4021DE"/>
    <w:rsid w:val="1B69418B"/>
    <w:rsid w:val="1BF664C2"/>
    <w:rsid w:val="1C43BE89"/>
    <w:rsid w:val="1DB287C5"/>
    <w:rsid w:val="1E185723"/>
    <w:rsid w:val="1E4BACA6"/>
    <w:rsid w:val="1E8D71CF"/>
    <w:rsid w:val="1EBC5268"/>
    <w:rsid w:val="1F025FB3"/>
    <w:rsid w:val="1F37E852"/>
    <w:rsid w:val="1F8902A6"/>
    <w:rsid w:val="207B827F"/>
    <w:rsid w:val="209CD05A"/>
    <w:rsid w:val="20C41B71"/>
    <w:rsid w:val="213A53CC"/>
    <w:rsid w:val="214B13F7"/>
    <w:rsid w:val="215A415D"/>
    <w:rsid w:val="216F2A80"/>
    <w:rsid w:val="21C20EDD"/>
    <w:rsid w:val="2268FBBB"/>
    <w:rsid w:val="22D9AD37"/>
    <w:rsid w:val="230A2357"/>
    <w:rsid w:val="24507E22"/>
    <w:rsid w:val="24B997FF"/>
    <w:rsid w:val="258D02E3"/>
    <w:rsid w:val="25ADB088"/>
    <w:rsid w:val="26379E66"/>
    <w:rsid w:val="27040193"/>
    <w:rsid w:val="27F0A149"/>
    <w:rsid w:val="28A4B2C1"/>
    <w:rsid w:val="29B27EC0"/>
    <w:rsid w:val="2AA04586"/>
    <w:rsid w:val="2BBD0731"/>
    <w:rsid w:val="2BE650A8"/>
    <w:rsid w:val="2C16D89A"/>
    <w:rsid w:val="2E4A1C72"/>
    <w:rsid w:val="2F09AED9"/>
    <w:rsid w:val="31019031"/>
    <w:rsid w:val="31B18A12"/>
    <w:rsid w:val="31E62BD9"/>
    <w:rsid w:val="32AAD159"/>
    <w:rsid w:val="33449F5E"/>
    <w:rsid w:val="33774EC0"/>
    <w:rsid w:val="350D0D9A"/>
    <w:rsid w:val="35515698"/>
    <w:rsid w:val="3568872B"/>
    <w:rsid w:val="35A73FAE"/>
    <w:rsid w:val="366993EC"/>
    <w:rsid w:val="378C363A"/>
    <w:rsid w:val="37BFD27A"/>
    <w:rsid w:val="38447D6E"/>
    <w:rsid w:val="38F72A2E"/>
    <w:rsid w:val="3A0F8E93"/>
    <w:rsid w:val="3A21E319"/>
    <w:rsid w:val="3B27CE29"/>
    <w:rsid w:val="3B36901C"/>
    <w:rsid w:val="3B63A551"/>
    <w:rsid w:val="3B9C1E3C"/>
    <w:rsid w:val="3BF42245"/>
    <w:rsid w:val="3C0BE9DC"/>
    <w:rsid w:val="3CDF2E64"/>
    <w:rsid w:val="3ED38D06"/>
    <w:rsid w:val="3FC9F7EF"/>
    <w:rsid w:val="3FEC56BF"/>
    <w:rsid w:val="403558FE"/>
    <w:rsid w:val="40F40895"/>
    <w:rsid w:val="411A1657"/>
    <w:rsid w:val="4190BDAF"/>
    <w:rsid w:val="42385E0A"/>
    <w:rsid w:val="43CD9886"/>
    <w:rsid w:val="44B6E7A2"/>
    <w:rsid w:val="452BA1E7"/>
    <w:rsid w:val="45491E48"/>
    <w:rsid w:val="4589B481"/>
    <w:rsid w:val="45F0085C"/>
    <w:rsid w:val="46B87A78"/>
    <w:rsid w:val="470D57F9"/>
    <w:rsid w:val="47563AE6"/>
    <w:rsid w:val="47AEDB48"/>
    <w:rsid w:val="47C801A4"/>
    <w:rsid w:val="48635ABF"/>
    <w:rsid w:val="4ACC4E43"/>
    <w:rsid w:val="4B622709"/>
    <w:rsid w:val="4C129B9C"/>
    <w:rsid w:val="4C8B3FAD"/>
    <w:rsid w:val="4CB8AD6C"/>
    <w:rsid w:val="4CBD12CB"/>
    <w:rsid w:val="4CC2CF4A"/>
    <w:rsid w:val="4CF440DC"/>
    <w:rsid w:val="4D2B0E20"/>
    <w:rsid w:val="4D9B8284"/>
    <w:rsid w:val="4DEE29F2"/>
    <w:rsid w:val="4E761256"/>
    <w:rsid w:val="4F000C75"/>
    <w:rsid w:val="502B4A26"/>
    <w:rsid w:val="50598BCB"/>
    <w:rsid w:val="50E40CD5"/>
    <w:rsid w:val="517F6460"/>
    <w:rsid w:val="51C276A0"/>
    <w:rsid w:val="51D763BF"/>
    <w:rsid w:val="52191004"/>
    <w:rsid w:val="5257768C"/>
    <w:rsid w:val="534D31BD"/>
    <w:rsid w:val="5368AFE9"/>
    <w:rsid w:val="53699823"/>
    <w:rsid w:val="54EF8DE3"/>
    <w:rsid w:val="5539022B"/>
    <w:rsid w:val="56114A77"/>
    <w:rsid w:val="56C15C04"/>
    <w:rsid w:val="56E3E34F"/>
    <w:rsid w:val="573FFBC4"/>
    <w:rsid w:val="57592B45"/>
    <w:rsid w:val="580F1F62"/>
    <w:rsid w:val="5831D31C"/>
    <w:rsid w:val="58B1E29E"/>
    <w:rsid w:val="59960D10"/>
    <w:rsid w:val="5A37E8CF"/>
    <w:rsid w:val="5A585BA4"/>
    <w:rsid w:val="5ABC6A8E"/>
    <w:rsid w:val="5AFB0C3D"/>
    <w:rsid w:val="5B1E56CC"/>
    <w:rsid w:val="5B43251D"/>
    <w:rsid w:val="5BBD15EE"/>
    <w:rsid w:val="5C020CDD"/>
    <w:rsid w:val="5C207E21"/>
    <w:rsid w:val="5CA3F428"/>
    <w:rsid w:val="5D460D49"/>
    <w:rsid w:val="5D86F4A2"/>
    <w:rsid w:val="5D981ADC"/>
    <w:rsid w:val="5DAC5213"/>
    <w:rsid w:val="5E7F969B"/>
    <w:rsid w:val="5F72D127"/>
    <w:rsid w:val="5FBDD272"/>
    <w:rsid w:val="5FDD6155"/>
    <w:rsid w:val="617BF7D7"/>
    <w:rsid w:val="6442EC36"/>
    <w:rsid w:val="648E2E91"/>
    <w:rsid w:val="650EF0E6"/>
    <w:rsid w:val="656002D3"/>
    <w:rsid w:val="65D95BD7"/>
    <w:rsid w:val="665AB289"/>
    <w:rsid w:val="67865CCC"/>
    <w:rsid w:val="67D53927"/>
    <w:rsid w:val="67DA3BF0"/>
    <w:rsid w:val="682CFE19"/>
    <w:rsid w:val="683325A2"/>
    <w:rsid w:val="685549C5"/>
    <w:rsid w:val="68D4EC49"/>
    <w:rsid w:val="68E8B5F9"/>
    <w:rsid w:val="6A27F7B9"/>
    <w:rsid w:val="6A366D38"/>
    <w:rsid w:val="6A39BE86"/>
    <w:rsid w:val="6B3B5C22"/>
    <w:rsid w:val="6B65CE0A"/>
    <w:rsid w:val="6B7B051C"/>
    <w:rsid w:val="6BC76AD0"/>
    <w:rsid w:val="6BFA4091"/>
    <w:rsid w:val="6C5E23B5"/>
    <w:rsid w:val="6CA8AA4A"/>
    <w:rsid w:val="6D1B493C"/>
    <w:rsid w:val="6D1C525D"/>
    <w:rsid w:val="6D585964"/>
    <w:rsid w:val="6F12FE53"/>
    <w:rsid w:val="6FA3DD80"/>
    <w:rsid w:val="702F8C66"/>
    <w:rsid w:val="706EA43B"/>
    <w:rsid w:val="70A9CEAE"/>
    <w:rsid w:val="7279BE64"/>
    <w:rsid w:val="72F8E0E2"/>
    <w:rsid w:val="732B4D7D"/>
    <w:rsid w:val="7364D098"/>
    <w:rsid w:val="744C275C"/>
    <w:rsid w:val="74895485"/>
    <w:rsid w:val="74C2D0BC"/>
    <w:rsid w:val="75A98C93"/>
    <w:rsid w:val="762A7B99"/>
    <w:rsid w:val="765F00FF"/>
    <w:rsid w:val="768A2B9E"/>
    <w:rsid w:val="76E43EB3"/>
    <w:rsid w:val="7803B11F"/>
    <w:rsid w:val="78AF9D47"/>
    <w:rsid w:val="78F4FEC6"/>
    <w:rsid w:val="795F8CA5"/>
    <w:rsid w:val="7B8047D6"/>
    <w:rsid w:val="7C4F19E5"/>
    <w:rsid w:val="7DBEE81B"/>
    <w:rsid w:val="7DDD096E"/>
    <w:rsid w:val="7E4D2244"/>
    <w:rsid w:val="7E713D3B"/>
    <w:rsid w:val="7EE7640D"/>
    <w:rsid w:val="7EFD33B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1E372"/>
  <w15:chartTrackingRefBased/>
  <w15:docId w15:val="{5A5EE91F-4FDE-401A-8977-458A029D8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F9D"/>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1D7240"/>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1D7240"/>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1D7240"/>
    <w:pPr>
      <w:outlineLvl w:val="2"/>
    </w:pPr>
    <w:rPr>
      <w:sz w:val="28"/>
      <w:szCs w:val="24"/>
    </w:rPr>
  </w:style>
  <w:style w:type="paragraph" w:styleId="Heading4">
    <w:name w:val="heading 4"/>
    <w:basedOn w:val="Heading3"/>
    <w:next w:val="Normal"/>
    <w:link w:val="Heading4Char"/>
    <w:uiPriority w:val="99"/>
    <w:unhideWhenUsed/>
    <w:qFormat/>
    <w:rsid w:val="001D7240"/>
    <w:pPr>
      <w:spacing w:before="240"/>
      <w:outlineLvl w:val="3"/>
    </w:pPr>
    <w:rPr>
      <w:iCs/>
      <w:sz w:val="24"/>
    </w:rPr>
  </w:style>
  <w:style w:type="paragraph" w:styleId="Heading5">
    <w:name w:val="heading 5"/>
    <w:basedOn w:val="Heading4"/>
    <w:next w:val="Normal"/>
    <w:link w:val="Heading5Char"/>
    <w:uiPriority w:val="99"/>
    <w:unhideWhenUsed/>
    <w:rsid w:val="001D7240"/>
    <w:pPr>
      <w:outlineLvl w:val="4"/>
    </w:pPr>
    <w:rPr>
      <w:rFonts w:eastAsiaTheme="minorHAnsi"/>
    </w:rPr>
  </w:style>
  <w:style w:type="paragraph" w:styleId="Heading6">
    <w:name w:val="heading 6"/>
    <w:basedOn w:val="Normal"/>
    <w:next w:val="Normal"/>
    <w:link w:val="Heading6Char"/>
    <w:uiPriority w:val="9"/>
    <w:semiHidden/>
    <w:rsid w:val="00B37FB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37FB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37FB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37FB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104BD"/>
    <w:rPr>
      <w:rFonts w:ascii="Segoe UI" w:eastAsiaTheme="majorEastAsia" w:hAnsi="Segoe UI" w:cs="Segoe UI"/>
      <w:bCs/>
      <w:color w:val="008AC8"/>
      <w:sz w:val="36"/>
      <w:szCs w:val="28"/>
    </w:rPr>
  </w:style>
  <w:style w:type="paragraph" w:styleId="TOC1">
    <w:name w:val="toc 1"/>
    <w:basedOn w:val="Normal"/>
    <w:next w:val="Normal"/>
    <w:uiPriority w:val="39"/>
    <w:unhideWhenUsed/>
    <w:rsid w:val="00354B7A"/>
    <w:pPr>
      <w:tabs>
        <w:tab w:val="right" w:leader="dot" w:pos="9346"/>
      </w:tabs>
      <w:spacing w:after="100"/>
    </w:pPr>
    <w:rPr>
      <w:noProof/>
      <w:sz w:val="24"/>
    </w:rPr>
  </w:style>
  <w:style w:type="character" w:styleId="Hyperlink">
    <w:name w:val="Hyperlink"/>
    <w:basedOn w:val="DefaultParagraphFont"/>
    <w:uiPriority w:val="99"/>
    <w:unhideWhenUsed/>
    <w:rsid w:val="00D0256C"/>
    <w:rPr>
      <w:rFonts w:ascii="Segoe UI" w:hAnsi="Segoe UI"/>
      <w:color w:val="0563C1" w:themeColor="hyperlink"/>
      <w:u w:val="single"/>
    </w:rPr>
  </w:style>
  <w:style w:type="paragraph" w:customStyle="1" w:styleId="Bullet1">
    <w:name w:val="Bullet1"/>
    <w:basedOn w:val="ListBullet"/>
    <w:uiPriority w:val="99"/>
    <w:rsid w:val="00C24E60"/>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544919"/>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544919"/>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A77E60"/>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C24E60"/>
    <w:rPr>
      <w:rFonts w:ascii="Segoe UI" w:hAnsi="Segoe UI"/>
      <w:sz w:val="20"/>
    </w:rPr>
  </w:style>
  <w:style w:type="table" w:styleId="TableGrid">
    <w:name w:val="Table Grid"/>
    <w:aliases w:val="Tabla Microsoft Servicios"/>
    <w:basedOn w:val="TableNormal"/>
    <w:uiPriority w:val="39"/>
    <w:qFormat/>
    <w:rsid w:val="00C07C3E"/>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Script" w:hAnsi="Segoe Script"/>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20"/>
    <w:qFormat/>
    <w:rsid w:val="00C24E60"/>
    <w:rPr>
      <w:rFonts w:ascii="Segoe UI" w:hAnsi="Segoe UI"/>
      <w:b w:val="0"/>
      <w:bCs/>
      <w:i/>
      <w:iCs/>
      <w:color w:val="auto"/>
      <w:sz w:val="22"/>
    </w:rPr>
  </w:style>
  <w:style w:type="paragraph" w:customStyle="1" w:styleId="VisibleGuidance">
    <w:name w:val="Visible Guidance"/>
    <w:basedOn w:val="Normal"/>
    <w:next w:val="Normal"/>
    <w:rsid w:val="00C24E60"/>
    <w:pPr>
      <w:shd w:val="clear" w:color="auto" w:fill="F2F2F2"/>
    </w:pPr>
    <w:rPr>
      <w:color w:val="FF0066"/>
    </w:rPr>
  </w:style>
  <w:style w:type="character" w:styleId="Strong">
    <w:name w:val="Strong"/>
    <w:basedOn w:val="DefaultParagraphFont"/>
    <w:uiPriority w:val="22"/>
    <w:qFormat/>
    <w:rsid w:val="00C24E60"/>
    <w:rPr>
      <w:b/>
      <w:bCs/>
    </w:rPr>
  </w:style>
  <w:style w:type="paragraph" w:styleId="ListParagraph">
    <w:name w:val="List Paragraph"/>
    <w:aliases w:val="Bullet Number,List Paragraph1,lp1,lp11,List Paragraph11,Bullet 1,Use Case List Paragraph"/>
    <w:basedOn w:val="Normal"/>
    <w:link w:val="ListParagraphChar"/>
    <w:uiPriority w:val="34"/>
    <w:qFormat/>
    <w:rsid w:val="00845831"/>
    <w:pPr>
      <w:numPr>
        <w:numId w:val="7"/>
      </w:numPr>
      <w:contextualSpacing/>
    </w:pPr>
  </w:style>
  <w:style w:type="paragraph" w:styleId="TOCHeading">
    <w:name w:val="TOC Heading"/>
    <w:basedOn w:val="Heading1"/>
    <w:next w:val="Normal"/>
    <w:uiPriority w:val="99"/>
    <w:rsid w:val="004A1130"/>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C24E60"/>
    <w:rPr>
      <w:i/>
      <w:iCs/>
      <w:color w:val="5B9BD5" w:themeColor="accent1"/>
    </w:rPr>
  </w:style>
  <w:style w:type="paragraph" w:styleId="Caption">
    <w:name w:val="caption"/>
    <w:basedOn w:val="Normal"/>
    <w:next w:val="Normal"/>
    <w:uiPriority w:val="99"/>
    <w:unhideWhenUsed/>
    <w:rsid w:val="00A77E60"/>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D104BD"/>
    <w:rPr>
      <w:rFonts w:ascii="Segoe UI" w:hAnsi="Segoe UI" w:cstheme="majorBidi"/>
      <w:bCs/>
      <w:iCs/>
      <w:color w:val="008AC8"/>
      <w:sz w:val="24"/>
      <w:szCs w:val="24"/>
    </w:rPr>
  </w:style>
  <w:style w:type="paragraph" w:customStyle="1" w:styleId="Heading1Numbered">
    <w:name w:val="Heading 1 (Numbered)"/>
    <w:basedOn w:val="Normal"/>
    <w:next w:val="Normal"/>
    <w:uiPriority w:val="14"/>
    <w:qFormat/>
    <w:rsid w:val="00A2135E"/>
    <w:pPr>
      <w:keepNext/>
      <w:keepLines/>
      <w:pageBreakBefore/>
      <w:numPr>
        <w:numId w:val="10"/>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
    <w:basedOn w:val="DefaultParagraphFont"/>
    <w:link w:val="ListParagraph"/>
    <w:uiPriority w:val="34"/>
    <w:locked/>
    <w:rsid w:val="002E33F2"/>
    <w:rPr>
      <w:rFonts w:ascii="Segoe UI" w:eastAsiaTheme="minorEastAsia" w:hAnsi="Segoe UI"/>
    </w:rPr>
  </w:style>
  <w:style w:type="paragraph" w:styleId="ListBullet">
    <w:name w:val="List Bullet"/>
    <w:basedOn w:val="Normal"/>
    <w:uiPriority w:val="4"/>
    <w:qFormat/>
    <w:rsid w:val="00845831"/>
    <w:pPr>
      <w:numPr>
        <w:numId w:val="4"/>
      </w:numPr>
      <w:spacing w:after="200"/>
      <w:ind w:left="720"/>
      <w:contextualSpacing/>
    </w:pPr>
  </w:style>
  <w:style w:type="paragraph" w:customStyle="1" w:styleId="Heading2Numbered">
    <w:name w:val="Heading 2 (Numbered)"/>
    <w:basedOn w:val="Heading1Numbered"/>
    <w:next w:val="Normal"/>
    <w:uiPriority w:val="14"/>
    <w:qFormat/>
    <w:rsid w:val="001D7240"/>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14"/>
    <w:qFormat/>
    <w:rsid w:val="00A2135E"/>
    <w:pPr>
      <w:numPr>
        <w:ilvl w:val="2"/>
      </w:numPr>
      <w:spacing w:before="240"/>
      <w:outlineLvl w:val="2"/>
    </w:pPr>
    <w:rPr>
      <w:sz w:val="28"/>
      <w:szCs w:val="28"/>
    </w:rPr>
  </w:style>
  <w:style w:type="paragraph" w:customStyle="1" w:styleId="Heading4Numbered">
    <w:name w:val="Heading 4 (Numbered)"/>
    <w:basedOn w:val="Heading3Numbered"/>
    <w:next w:val="Normal"/>
    <w:uiPriority w:val="14"/>
    <w:qFormat/>
    <w:rsid w:val="00A2135E"/>
    <w:pPr>
      <w:numPr>
        <w:ilvl w:val="3"/>
      </w:numPr>
      <w:outlineLvl w:val="3"/>
    </w:pPr>
    <w:rPr>
      <w:sz w:val="24"/>
    </w:rPr>
  </w:style>
  <w:style w:type="paragraph" w:customStyle="1" w:styleId="Heading5Numbered">
    <w:name w:val="Heading 5 (Numbered)"/>
    <w:basedOn w:val="Heading4Numbered"/>
    <w:next w:val="Normal"/>
    <w:uiPriority w:val="14"/>
    <w:rsid w:val="00951469"/>
    <w:pPr>
      <w:framePr w:wrap="around" w:vAnchor="text" w:hAnchor="text" w:y="1"/>
      <w:numPr>
        <w:ilvl w:val="0"/>
        <w:numId w:val="11"/>
      </w:numPr>
      <w:tabs>
        <w:tab w:val="clear" w:pos="1440"/>
        <w:tab w:val="left" w:pos="2160"/>
      </w:tabs>
      <w:outlineLvl w:val="4"/>
    </w:pPr>
    <w:rPr>
      <w:szCs w:val="20"/>
    </w:rPr>
  </w:style>
  <w:style w:type="paragraph" w:customStyle="1" w:styleId="TableListBullet">
    <w:name w:val="Table List Bullet"/>
    <w:basedOn w:val="Normal"/>
    <w:uiPriority w:val="99"/>
    <w:qFormat/>
    <w:rsid w:val="001C4A70"/>
    <w:pPr>
      <w:numPr>
        <w:numId w:val="2"/>
      </w:numPr>
      <w:spacing w:before="60" w:line="240" w:lineRule="auto"/>
      <w:ind w:left="317" w:hanging="187"/>
      <w:contextualSpacing/>
    </w:pPr>
    <w:rPr>
      <w:sz w:val="16"/>
      <w:szCs w:val="16"/>
    </w:rPr>
  </w:style>
  <w:style w:type="paragraph" w:customStyle="1" w:styleId="CodeBlock">
    <w:name w:val="Code Block"/>
    <w:basedOn w:val="Normal"/>
    <w:uiPriority w:val="99"/>
    <w:qFormat/>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E82B9A"/>
    <w:pPr>
      <w:numPr>
        <w:numId w:val="8"/>
      </w:numPr>
      <w:spacing w:before="0" w:after="200"/>
      <w:contextualSpacing/>
    </w:pPr>
    <w:rPr>
      <w:rFonts w:eastAsia="Arial" w:cs="Arial"/>
      <w:lang w:eastAsia="ja-JP"/>
    </w:rPr>
  </w:style>
  <w:style w:type="paragraph" w:customStyle="1" w:styleId="Note">
    <w:name w:val="Note"/>
    <w:basedOn w:val="Normal"/>
    <w:uiPriority w:val="9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3"/>
      </w:numPr>
    </w:pPr>
  </w:style>
  <w:style w:type="paragraph" w:customStyle="1" w:styleId="TableText">
    <w:name w:val="Table Text"/>
    <w:basedOn w:val="Normal"/>
    <w:uiPriority w:val="99"/>
    <w:qFormat/>
    <w:rsid w:val="00B02BAD"/>
    <w:pPr>
      <w:spacing w:line="240" w:lineRule="auto"/>
    </w:pPr>
    <w:rPr>
      <w:sz w:val="18"/>
    </w:rPr>
  </w:style>
  <w:style w:type="paragraph" w:customStyle="1" w:styleId="CommandLine">
    <w:name w:val="Command Line"/>
    <w:basedOn w:val="Normal"/>
    <w:uiPriority w:val="99"/>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5"/>
      </w:numPr>
    </w:pPr>
  </w:style>
  <w:style w:type="numbering" w:customStyle="1" w:styleId="NumberedList">
    <w:name w:val="Numbered List"/>
    <w:rsid w:val="00FE17E1"/>
    <w:pPr>
      <w:numPr>
        <w:numId w:val="6"/>
      </w:numPr>
    </w:pPr>
  </w:style>
  <w:style w:type="paragraph" w:styleId="TOC2">
    <w:name w:val="toc 2"/>
    <w:basedOn w:val="Normal"/>
    <w:next w:val="Normal"/>
    <w:autoRedefine/>
    <w:uiPriority w:val="39"/>
    <w:unhideWhenUsed/>
    <w:rsid w:val="00A77E60"/>
    <w:pPr>
      <w:tabs>
        <w:tab w:val="left" w:pos="288"/>
        <w:tab w:val="left" w:pos="880"/>
        <w:tab w:val="right" w:leader="dot" w:pos="9346"/>
      </w:tabs>
      <w:spacing w:after="100"/>
      <w:ind w:left="432"/>
    </w:pPr>
  </w:style>
  <w:style w:type="table" w:styleId="PlainTable3">
    <w:name w:val="Plain Table 3"/>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012C9B"/>
    <w:pPr>
      <w:keepNext w:val="0"/>
      <w:keepLines w:val="0"/>
      <w:widowControl w:val="0"/>
      <w:numPr>
        <w:ilvl w:val="5"/>
        <w:numId w:val="10"/>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012C9B"/>
    <w:pPr>
      <w:keepNext w:val="0"/>
      <w:keepLines w:val="0"/>
      <w:widowControl w:val="0"/>
      <w:numPr>
        <w:ilvl w:val="6"/>
        <w:numId w:val="10"/>
      </w:numPr>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
    <w:rsid w:val="00D104BD"/>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D104BD"/>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E04B96"/>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E41EC1"/>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D104BD"/>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9514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14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14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469"/>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845831"/>
    <w:pPr>
      <w:numPr>
        <w:numId w:val="12"/>
      </w:numPr>
      <w:ind w:left="1080"/>
    </w:pPr>
  </w:style>
  <w:style w:type="paragraph" w:styleId="ListBullet3">
    <w:name w:val="List Bullet 3"/>
    <w:basedOn w:val="ListBullet2"/>
    <w:uiPriority w:val="99"/>
    <w:qFormat/>
    <w:rsid w:val="00845831"/>
    <w:pPr>
      <w:numPr>
        <w:numId w:val="13"/>
      </w:numPr>
    </w:pPr>
  </w:style>
  <w:style w:type="paragraph" w:styleId="ListBullet4">
    <w:name w:val="List Bullet 4"/>
    <w:basedOn w:val="ListBullet3"/>
    <w:uiPriority w:val="99"/>
    <w:qFormat/>
    <w:rsid w:val="00F03EA3"/>
    <w:pPr>
      <w:numPr>
        <w:numId w:val="14"/>
      </w:numPr>
    </w:pPr>
  </w:style>
  <w:style w:type="paragraph" w:styleId="ListBullet5">
    <w:name w:val="List Bullet 5"/>
    <w:basedOn w:val="ListBullet4"/>
    <w:uiPriority w:val="99"/>
    <w:rsid w:val="00F03EA3"/>
    <w:pPr>
      <w:numPr>
        <w:numId w:val="15"/>
      </w:numPr>
    </w:pPr>
  </w:style>
  <w:style w:type="paragraph" w:styleId="ListNumber2">
    <w:name w:val="List Number 2"/>
    <w:basedOn w:val="ListNumber"/>
    <w:uiPriority w:val="99"/>
    <w:qFormat/>
    <w:rsid w:val="002E33F2"/>
    <w:pPr>
      <w:numPr>
        <w:numId w:val="17"/>
      </w:numPr>
    </w:pPr>
  </w:style>
  <w:style w:type="paragraph" w:styleId="ListNumber">
    <w:name w:val="List Number"/>
    <w:basedOn w:val="ListBullet"/>
    <w:uiPriority w:val="99"/>
    <w:qFormat/>
    <w:rsid w:val="002E33F2"/>
    <w:pPr>
      <w:numPr>
        <w:numId w:val="16"/>
      </w:numPr>
    </w:pPr>
  </w:style>
  <w:style w:type="paragraph" w:styleId="ListNumber3">
    <w:name w:val="List Number 3"/>
    <w:basedOn w:val="ListNumber2"/>
    <w:uiPriority w:val="99"/>
    <w:qFormat/>
    <w:rsid w:val="002E33F2"/>
    <w:pPr>
      <w:numPr>
        <w:numId w:val="18"/>
      </w:numPr>
    </w:pPr>
  </w:style>
  <w:style w:type="paragraph" w:styleId="ListNumber4">
    <w:name w:val="List Number 4"/>
    <w:basedOn w:val="ListNumber3"/>
    <w:uiPriority w:val="99"/>
    <w:qFormat/>
    <w:rsid w:val="002E33F2"/>
    <w:pPr>
      <w:numPr>
        <w:numId w:val="19"/>
      </w:numPr>
    </w:pPr>
  </w:style>
  <w:style w:type="character" w:styleId="PlaceholderText">
    <w:name w:val="Placeholder Text"/>
    <w:basedOn w:val="DefaultParagraphFont"/>
    <w:uiPriority w:val="99"/>
    <w:semiHidden/>
    <w:rsid w:val="00EB3BBA"/>
    <w:rPr>
      <w:color w:val="808080"/>
    </w:rPr>
  </w:style>
  <w:style w:type="numbering" w:customStyle="1" w:styleId="Bullets">
    <w:name w:val="Bullets"/>
    <w:rsid w:val="00CB453C"/>
    <w:pPr>
      <w:numPr>
        <w:numId w:val="20"/>
      </w:numPr>
    </w:pPr>
  </w:style>
  <w:style w:type="paragraph" w:customStyle="1" w:styleId="HeaderUnderline">
    <w:name w:val="Header Underline"/>
    <w:basedOn w:val="Header"/>
    <w:uiPriority w:val="99"/>
    <w:semiHidden/>
    <w:rsid w:val="00CB453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3820"/>
    <w:rPr>
      <w:color w:val="954F72" w:themeColor="followedHyperlink"/>
      <w:u w:val="single"/>
    </w:rPr>
  </w:style>
  <w:style w:type="paragraph" w:customStyle="1" w:styleId="Heading4Num">
    <w:name w:val="Heading 4 Num"/>
    <w:basedOn w:val="Normal"/>
    <w:next w:val="Normal"/>
    <w:semiHidden/>
    <w:rsid w:val="00427F6B"/>
    <w:pPr>
      <w:keepNext/>
      <w:keepLines/>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rsid w:val="00427F6B"/>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4E4E8C"/>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Script" w:hAnsi="Segoe Script"/>
        <w:color w:val="FFFFFF" w:themeColor="background1"/>
        <w:sz w:val="16"/>
      </w:rPr>
      <w:tblPr/>
      <w:trPr>
        <w:tblHeader/>
      </w:trPr>
      <w:tcPr>
        <w:shd w:val="clear" w:color="auto" w:fill="008AC8"/>
      </w:tcPr>
    </w:tblStylePr>
  </w:style>
  <w:style w:type="character" w:styleId="CommentReference">
    <w:name w:val="annotation reference"/>
    <w:basedOn w:val="DefaultParagraphFont"/>
    <w:uiPriority w:val="99"/>
    <w:semiHidden/>
    <w:unhideWhenUsed/>
    <w:rsid w:val="008D74E9"/>
    <w:rPr>
      <w:sz w:val="16"/>
      <w:szCs w:val="16"/>
    </w:rPr>
  </w:style>
  <w:style w:type="paragraph" w:styleId="CommentText">
    <w:name w:val="annotation text"/>
    <w:basedOn w:val="Normal"/>
    <w:link w:val="CommentTextChar"/>
    <w:uiPriority w:val="99"/>
    <w:unhideWhenUsed/>
    <w:rsid w:val="008D74E9"/>
    <w:pPr>
      <w:spacing w:before="0" w:after="160" w:line="240" w:lineRule="auto"/>
    </w:pPr>
    <w:rPr>
      <w:rFonts w:asciiTheme="minorHAnsi" w:eastAsiaTheme="minorHAnsi" w:hAnsiTheme="minorHAnsi"/>
      <w:sz w:val="20"/>
      <w:szCs w:val="20"/>
    </w:rPr>
  </w:style>
  <w:style w:type="character" w:customStyle="1" w:styleId="CommentTextChar">
    <w:name w:val="Comment Text Char"/>
    <w:basedOn w:val="DefaultParagraphFont"/>
    <w:link w:val="CommentText"/>
    <w:uiPriority w:val="99"/>
    <w:rsid w:val="008D74E9"/>
    <w:rPr>
      <w:sz w:val="20"/>
      <w:szCs w:val="20"/>
    </w:rPr>
  </w:style>
  <w:style w:type="paragraph" w:styleId="BalloonText">
    <w:name w:val="Balloon Text"/>
    <w:basedOn w:val="Normal"/>
    <w:link w:val="BalloonTextChar"/>
    <w:uiPriority w:val="99"/>
    <w:semiHidden/>
    <w:unhideWhenUsed/>
    <w:rsid w:val="008D74E9"/>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D74E9"/>
    <w:rPr>
      <w:rFonts w:ascii="Segoe UI" w:eastAsiaTheme="minorEastAsia" w:hAnsi="Segoe UI" w:cs="Segoe UI"/>
      <w:sz w:val="18"/>
      <w:szCs w:val="18"/>
    </w:rPr>
  </w:style>
  <w:style w:type="character" w:styleId="Mention">
    <w:name w:val="Mention"/>
    <w:basedOn w:val="DefaultParagraphFont"/>
    <w:uiPriority w:val="99"/>
    <w:semiHidden/>
    <w:unhideWhenUsed/>
    <w:rsid w:val="00717312"/>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D20EEF"/>
    <w:pPr>
      <w:spacing w:before="120" w:after="120"/>
    </w:pPr>
    <w:rPr>
      <w:rFonts w:ascii="Segoe UI" w:eastAsiaTheme="minorEastAsia" w:hAnsi="Segoe UI"/>
      <w:b/>
      <w:bCs/>
    </w:rPr>
  </w:style>
  <w:style w:type="character" w:customStyle="1" w:styleId="CommentSubjectChar">
    <w:name w:val="Comment Subject Char"/>
    <w:basedOn w:val="CommentTextChar"/>
    <w:link w:val="CommentSubject"/>
    <w:uiPriority w:val="99"/>
    <w:semiHidden/>
    <w:rsid w:val="00D20EEF"/>
    <w:rPr>
      <w:rFonts w:ascii="Segoe UI" w:eastAsiaTheme="minorEastAsia" w:hAnsi="Segoe UI"/>
      <w:b/>
      <w:bCs/>
      <w:sz w:val="20"/>
      <w:szCs w:val="20"/>
    </w:rPr>
  </w:style>
  <w:style w:type="paragraph" w:styleId="NormalWeb">
    <w:name w:val="Normal (Web)"/>
    <w:basedOn w:val="Normal"/>
    <w:uiPriority w:val="99"/>
    <w:unhideWhenUsed/>
    <w:rsid w:val="00342B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A68F9"/>
  </w:style>
  <w:style w:type="character" w:customStyle="1" w:styleId="eop">
    <w:name w:val="eop"/>
    <w:basedOn w:val="DefaultParagraphFont"/>
    <w:rsid w:val="00AA68F9"/>
  </w:style>
  <w:style w:type="paragraph" w:styleId="NoSpacing">
    <w:name w:val="No Spacing"/>
    <w:link w:val="NoSpacingChar"/>
    <w:uiPriority w:val="1"/>
    <w:qFormat/>
    <w:rsid w:val="00D97B3A"/>
    <w:pPr>
      <w:spacing w:after="0" w:line="240" w:lineRule="auto"/>
    </w:pPr>
  </w:style>
  <w:style w:type="character" w:customStyle="1" w:styleId="NoSpacingChar">
    <w:name w:val="No Spacing Char"/>
    <w:basedOn w:val="DefaultParagraphFont"/>
    <w:link w:val="NoSpacing"/>
    <w:uiPriority w:val="1"/>
    <w:rsid w:val="00D97B3A"/>
  </w:style>
  <w:style w:type="paragraph" w:customStyle="1" w:styleId="TableTitle">
    <w:name w:val="Table Title"/>
    <w:basedOn w:val="Normal"/>
    <w:link w:val="TableTitleChar"/>
    <w:qFormat/>
    <w:rsid w:val="00926EA2"/>
    <w:pPr>
      <w:spacing w:before="0" w:after="160" w:line="259" w:lineRule="auto"/>
      <w:jc w:val="center"/>
    </w:pPr>
    <w:rPr>
      <w:sz w:val="18"/>
    </w:rPr>
  </w:style>
  <w:style w:type="paragraph" w:styleId="TableofFigures">
    <w:name w:val="table of figures"/>
    <w:basedOn w:val="Normal"/>
    <w:next w:val="Normal"/>
    <w:uiPriority w:val="99"/>
    <w:unhideWhenUsed/>
    <w:rsid w:val="00C53065"/>
    <w:pPr>
      <w:spacing w:after="0"/>
    </w:pPr>
  </w:style>
  <w:style w:type="character" w:customStyle="1" w:styleId="TableTitleChar">
    <w:name w:val="Table Title Char"/>
    <w:basedOn w:val="DefaultParagraphFont"/>
    <w:link w:val="TableTitle"/>
    <w:rsid w:val="00926EA2"/>
    <w:rPr>
      <w:rFonts w:ascii="Segoe UI" w:eastAsiaTheme="minorEastAsia" w:hAnsi="Segoe UI"/>
      <w:sz w:val="18"/>
    </w:rPr>
  </w:style>
  <w:style w:type="table" w:styleId="GridTable1Light-Accent1">
    <w:name w:val="Grid Table 1 Light Accent 1"/>
    <w:basedOn w:val="TableNormal"/>
    <w:uiPriority w:val="46"/>
    <w:rsid w:val="00140AF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754DD2"/>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754DD2"/>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754DD2"/>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754DD2"/>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754DD2"/>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754DD2"/>
    <w:pPr>
      <w:spacing w:before="0" w:after="100" w:line="259" w:lineRule="auto"/>
      <w:ind w:left="1760"/>
    </w:pPr>
    <w:rPr>
      <w:rFonts w:asciiTheme="minorHAnsi" w:hAnsiTheme="minorHAnsi"/>
    </w:rPr>
  </w:style>
  <w:style w:type="character" w:styleId="UnresolvedMention">
    <w:name w:val="Unresolved Mention"/>
    <w:basedOn w:val="DefaultParagraphFont"/>
    <w:uiPriority w:val="99"/>
    <w:semiHidden/>
    <w:unhideWhenUsed/>
    <w:rsid w:val="00754DD2"/>
    <w:rPr>
      <w:color w:val="605E5C"/>
      <w:shd w:val="clear" w:color="auto" w:fill="E1DFDD"/>
    </w:rPr>
  </w:style>
  <w:style w:type="paragraph" w:styleId="Revision">
    <w:name w:val="Revision"/>
    <w:hidden/>
    <w:uiPriority w:val="99"/>
    <w:semiHidden/>
    <w:rsid w:val="006C7004"/>
    <w:pPr>
      <w:spacing w:after="0" w:line="240" w:lineRule="auto"/>
    </w:pPr>
    <w:rPr>
      <w:rFonts w:ascii="Segoe UI" w:eastAsiaTheme="minorEastAsia"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5363">
      <w:bodyDiv w:val="1"/>
      <w:marLeft w:val="0"/>
      <w:marRight w:val="0"/>
      <w:marTop w:val="0"/>
      <w:marBottom w:val="0"/>
      <w:divBdr>
        <w:top w:val="none" w:sz="0" w:space="0" w:color="auto"/>
        <w:left w:val="none" w:sz="0" w:space="0" w:color="auto"/>
        <w:bottom w:val="none" w:sz="0" w:space="0" w:color="auto"/>
        <w:right w:val="none" w:sz="0" w:space="0" w:color="auto"/>
      </w:divBdr>
    </w:div>
    <w:div w:id="438136300">
      <w:bodyDiv w:val="1"/>
      <w:marLeft w:val="0"/>
      <w:marRight w:val="0"/>
      <w:marTop w:val="0"/>
      <w:marBottom w:val="0"/>
      <w:divBdr>
        <w:top w:val="none" w:sz="0" w:space="0" w:color="auto"/>
        <w:left w:val="none" w:sz="0" w:space="0" w:color="auto"/>
        <w:bottom w:val="none" w:sz="0" w:space="0" w:color="auto"/>
        <w:right w:val="none" w:sz="0" w:space="0" w:color="auto"/>
      </w:divBdr>
      <w:divsChild>
        <w:div w:id="833304360">
          <w:marLeft w:val="965"/>
          <w:marRight w:val="0"/>
          <w:marTop w:val="160"/>
          <w:marBottom w:val="0"/>
          <w:divBdr>
            <w:top w:val="none" w:sz="0" w:space="0" w:color="auto"/>
            <w:left w:val="none" w:sz="0" w:space="0" w:color="auto"/>
            <w:bottom w:val="none" w:sz="0" w:space="0" w:color="auto"/>
            <w:right w:val="none" w:sz="0" w:space="0" w:color="auto"/>
          </w:divBdr>
        </w:div>
      </w:divsChild>
    </w:div>
    <w:div w:id="699744749">
      <w:bodyDiv w:val="1"/>
      <w:marLeft w:val="0"/>
      <w:marRight w:val="0"/>
      <w:marTop w:val="0"/>
      <w:marBottom w:val="0"/>
      <w:divBdr>
        <w:top w:val="none" w:sz="0" w:space="0" w:color="auto"/>
        <w:left w:val="none" w:sz="0" w:space="0" w:color="auto"/>
        <w:bottom w:val="none" w:sz="0" w:space="0" w:color="auto"/>
        <w:right w:val="none" w:sz="0" w:space="0" w:color="auto"/>
      </w:divBdr>
      <w:divsChild>
        <w:div w:id="1346591528">
          <w:marLeft w:val="1440"/>
          <w:marRight w:val="0"/>
          <w:marTop w:val="160"/>
          <w:marBottom w:val="0"/>
          <w:divBdr>
            <w:top w:val="none" w:sz="0" w:space="0" w:color="auto"/>
            <w:left w:val="none" w:sz="0" w:space="0" w:color="auto"/>
            <w:bottom w:val="none" w:sz="0" w:space="0" w:color="auto"/>
            <w:right w:val="none" w:sz="0" w:space="0" w:color="auto"/>
          </w:divBdr>
        </w:div>
      </w:divsChild>
    </w:div>
    <w:div w:id="916745688">
      <w:bodyDiv w:val="1"/>
      <w:marLeft w:val="0"/>
      <w:marRight w:val="0"/>
      <w:marTop w:val="0"/>
      <w:marBottom w:val="0"/>
      <w:divBdr>
        <w:top w:val="none" w:sz="0" w:space="0" w:color="auto"/>
        <w:left w:val="none" w:sz="0" w:space="0" w:color="auto"/>
        <w:bottom w:val="none" w:sz="0" w:space="0" w:color="auto"/>
        <w:right w:val="none" w:sz="0" w:space="0" w:color="auto"/>
      </w:divBdr>
      <w:divsChild>
        <w:div w:id="1159887051">
          <w:marLeft w:val="1440"/>
          <w:marRight w:val="0"/>
          <w:marTop w:val="160"/>
          <w:marBottom w:val="0"/>
          <w:divBdr>
            <w:top w:val="none" w:sz="0" w:space="0" w:color="auto"/>
            <w:left w:val="none" w:sz="0" w:space="0" w:color="auto"/>
            <w:bottom w:val="none" w:sz="0" w:space="0" w:color="auto"/>
            <w:right w:val="none" w:sz="0" w:space="0" w:color="auto"/>
          </w:divBdr>
        </w:div>
      </w:divsChild>
    </w:div>
    <w:div w:id="1021862036">
      <w:bodyDiv w:val="1"/>
      <w:marLeft w:val="0"/>
      <w:marRight w:val="0"/>
      <w:marTop w:val="0"/>
      <w:marBottom w:val="0"/>
      <w:divBdr>
        <w:top w:val="none" w:sz="0" w:space="0" w:color="auto"/>
        <w:left w:val="none" w:sz="0" w:space="0" w:color="auto"/>
        <w:bottom w:val="none" w:sz="0" w:space="0" w:color="auto"/>
        <w:right w:val="none" w:sz="0" w:space="0" w:color="auto"/>
      </w:divBdr>
      <w:divsChild>
        <w:div w:id="1266688564">
          <w:marLeft w:val="965"/>
          <w:marRight w:val="0"/>
          <w:marTop w:val="160"/>
          <w:marBottom w:val="0"/>
          <w:divBdr>
            <w:top w:val="none" w:sz="0" w:space="0" w:color="auto"/>
            <w:left w:val="none" w:sz="0" w:space="0" w:color="auto"/>
            <w:bottom w:val="none" w:sz="0" w:space="0" w:color="auto"/>
            <w:right w:val="none" w:sz="0" w:space="0" w:color="auto"/>
          </w:divBdr>
        </w:div>
      </w:divsChild>
    </w:div>
    <w:div w:id="1038160043">
      <w:bodyDiv w:val="1"/>
      <w:marLeft w:val="0"/>
      <w:marRight w:val="0"/>
      <w:marTop w:val="0"/>
      <w:marBottom w:val="0"/>
      <w:divBdr>
        <w:top w:val="none" w:sz="0" w:space="0" w:color="auto"/>
        <w:left w:val="none" w:sz="0" w:space="0" w:color="auto"/>
        <w:bottom w:val="none" w:sz="0" w:space="0" w:color="auto"/>
        <w:right w:val="none" w:sz="0" w:space="0" w:color="auto"/>
      </w:divBdr>
      <w:divsChild>
        <w:div w:id="1267806827">
          <w:marLeft w:val="1440"/>
          <w:marRight w:val="0"/>
          <w:marTop w:val="160"/>
          <w:marBottom w:val="0"/>
          <w:divBdr>
            <w:top w:val="none" w:sz="0" w:space="0" w:color="auto"/>
            <w:left w:val="none" w:sz="0" w:space="0" w:color="auto"/>
            <w:bottom w:val="none" w:sz="0" w:space="0" w:color="auto"/>
            <w:right w:val="none" w:sz="0" w:space="0" w:color="auto"/>
          </w:divBdr>
        </w:div>
      </w:divsChild>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349523352">
      <w:bodyDiv w:val="1"/>
      <w:marLeft w:val="0"/>
      <w:marRight w:val="0"/>
      <w:marTop w:val="0"/>
      <w:marBottom w:val="0"/>
      <w:divBdr>
        <w:top w:val="none" w:sz="0" w:space="0" w:color="auto"/>
        <w:left w:val="none" w:sz="0" w:space="0" w:color="auto"/>
        <w:bottom w:val="none" w:sz="0" w:space="0" w:color="auto"/>
        <w:right w:val="none" w:sz="0" w:space="0" w:color="auto"/>
      </w:divBdr>
      <w:divsChild>
        <w:div w:id="1848902291">
          <w:marLeft w:val="965"/>
          <w:marRight w:val="0"/>
          <w:marTop w:val="160"/>
          <w:marBottom w:val="0"/>
          <w:divBdr>
            <w:top w:val="none" w:sz="0" w:space="0" w:color="auto"/>
            <w:left w:val="none" w:sz="0" w:space="0" w:color="auto"/>
            <w:bottom w:val="none" w:sz="0" w:space="0" w:color="auto"/>
            <w:right w:val="none" w:sz="0" w:space="0" w:color="auto"/>
          </w:divBdr>
        </w:div>
      </w:divsChild>
    </w:div>
    <w:div w:id="1494103769">
      <w:bodyDiv w:val="1"/>
      <w:marLeft w:val="0"/>
      <w:marRight w:val="0"/>
      <w:marTop w:val="0"/>
      <w:marBottom w:val="0"/>
      <w:divBdr>
        <w:top w:val="none" w:sz="0" w:space="0" w:color="auto"/>
        <w:left w:val="none" w:sz="0" w:space="0" w:color="auto"/>
        <w:bottom w:val="none" w:sz="0" w:space="0" w:color="auto"/>
        <w:right w:val="none" w:sz="0" w:space="0" w:color="auto"/>
      </w:divBdr>
    </w:div>
    <w:div w:id="1527450169">
      <w:bodyDiv w:val="1"/>
      <w:marLeft w:val="0"/>
      <w:marRight w:val="0"/>
      <w:marTop w:val="0"/>
      <w:marBottom w:val="0"/>
      <w:divBdr>
        <w:top w:val="none" w:sz="0" w:space="0" w:color="auto"/>
        <w:left w:val="none" w:sz="0" w:space="0" w:color="auto"/>
        <w:bottom w:val="none" w:sz="0" w:space="0" w:color="auto"/>
        <w:right w:val="none" w:sz="0" w:space="0" w:color="auto"/>
      </w:divBdr>
      <w:divsChild>
        <w:div w:id="328486142">
          <w:marLeft w:val="0"/>
          <w:marRight w:val="0"/>
          <w:marTop w:val="0"/>
          <w:marBottom w:val="0"/>
          <w:divBdr>
            <w:top w:val="none" w:sz="0" w:space="0" w:color="auto"/>
            <w:left w:val="none" w:sz="0" w:space="0" w:color="auto"/>
            <w:bottom w:val="none" w:sz="0" w:space="0" w:color="auto"/>
            <w:right w:val="none" w:sz="0" w:space="0" w:color="auto"/>
          </w:divBdr>
          <w:divsChild>
            <w:div w:id="119300231">
              <w:marLeft w:val="0"/>
              <w:marRight w:val="0"/>
              <w:marTop w:val="0"/>
              <w:marBottom w:val="0"/>
              <w:divBdr>
                <w:top w:val="none" w:sz="0" w:space="0" w:color="auto"/>
                <w:left w:val="none" w:sz="0" w:space="0" w:color="auto"/>
                <w:bottom w:val="none" w:sz="0" w:space="0" w:color="auto"/>
                <w:right w:val="none" w:sz="0" w:space="0" w:color="auto"/>
              </w:divBdr>
            </w:div>
            <w:div w:id="127090202">
              <w:marLeft w:val="0"/>
              <w:marRight w:val="0"/>
              <w:marTop w:val="0"/>
              <w:marBottom w:val="0"/>
              <w:divBdr>
                <w:top w:val="none" w:sz="0" w:space="0" w:color="auto"/>
                <w:left w:val="none" w:sz="0" w:space="0" w:color="auto"/>
                <w:bottom w:val="none" w:sz="0" w:space="0" w:color="auto"/>
                <w:right w:val="none" w:sz="0" w:space="0" w:color="auto"/>
              </w:divBdr>
            </w:div>
            <w:div w:id="237058352">
              <w:marLeft w:val="0"/>
              <w:marRight w:val="0"/>
              <w:marTop w:val="0"/>
              <w:marBottom w:val="0"/>
              <w:divBdr>
                <w:top w:val="none" w:sz="0" w:space="0" w:color="auto"/>
                <w:left w:val="none" w:sz="0" w:space="0" w:color="auto"/>
                <w:bottom w:val="none" w:sz="0" w:space="0" w:color="auto"/>
                <w:right w:val="none" w:sz="0" w:space="0" w:color="auto"/>
              </w:divBdr>
            </w:div>
            <w:div w:id="328872227">
              <w:marLeft w:val="0"/>
              <w:marRight w:val="0"/>
              <w:marTop w:val="0"/>
              <w:marBottom w:val="0"/>
              <w:divBdr>
                <w:top w:val="none" w:sz="0" w:space="0" w:color="auto"/>
                <w:left w:val="none" w:sz="0" w:space="0" w:color="auto"/>
                <w:bottom w:val="none" w:sz="0" w:space="0" w:color="auto"/>
                <w:right w:val="none" w:sz="0" w:space="0" w:color="auto"/>
              </w:divBdr>
            </w:div>
            <w:div w:id="995180851">
              <w:marLeft w:val="0"/>
              <w:marRight w:val="0"/>
              <w:marTop w:val="0"/>
              <w:marBottom w:val="0"/>
              <w:divBdr>
                <w:top w:val="none" w:sz="0" w:space="0" w:color="auto"/>
                <w:left w:val="none" w:sz="0" w:space="0" w:color="auto"/>
                <w:bottom w:val="none" w:sz="0" w:space="0" w:color="auto"/>
                <w:right w:val="none" w:sz="0" w:space="0" w:color="auto"/>
              </w:divBdr>
              <w:divsChild>
                <w:div w:id="1246915943">
                  <w:marLeft w:val="0"/>
                  <w:marRight w:val="0"/>
                  <w:marTop w:val="0"/>
                  <w:marBottom w:val="0"/>
                  <w:divBdr>
                    <w:top w:val="none" w:sz="0" w:space="0" w:color="auto"/>
                    <w:left w:val="none" w:sz="0" w:space="0" w:color="auto"/>
                    <w:bottom w:val="none" w:sz="0" w:space="0" w:color="auto"/>
                    <w:right w:val="none" w:sz="0" w:space="0" w:color="auto"/>
                  </w:divBdr>
                </w:div>
                <w:div w:id="1820031620">
                  <w:marLeft w:val="0"/>
                  <w:marRight w:val="0"/>
                  <w:marTop w:val="0"/>
                  <w:marBottom w:val="0"/>
                  <w:divBdr>
                    <w:top w:val="none" w:sz="0" w:space="0" w:color="auto"/>
                    <w:left w:val="none" w:sz="0" w:space="0" w:color="auto"/>
                    <w:bottom w:val="none" w:sz="0" w:space="0" w:color="auto"/>
                    <w:right w:val="none" w:sz="0" w:space="0" w:color="auto"/>
                  </w:divBdr>
                </w:div>
              </w:divsChild>
            </w:div>
            <w:div w:id="1033071310">
              <w:marLeft w:val="0"/>
              <w:marRight w:val="0"/>
              <w:marTop w:val="0"/>
              <w:marBottom w:val="0"/>
              <w:divBdr>
                <w:top w:val="none" w:sz="0" w:space="0" w:color="auto"/>
                <w:left w:val="none" w:sz="0" w:space="0" w:color="auto"/>
                <w:bottom w:val="none" w:sz="0" w:space="0" w:color="auto"/>
                <w:right w:val="none" w:sz="0" w:space="0" w:color="auto"/>
              </w:divBdr>
            </w:div>
            <w:div w:id="1324311163">
              <w:marLeft w:val="0"/>
              <w:marRight w:val="0"/>
              <w:marTop w:val="0"/>
              <w:marBottom w:val="0"/>
              <w:divBdr>
                <w:top w:val="none" w:sz="0" w:space="0" w:color="auto"/>
                <w:left w:val="none" w:sz="0" w:space="0" w:color="auto"/>
                <w:bottom w:val="none" w:sz="0" w:space="0" w:color="auto"/>
                <w:right w:val="none" w:sz="0" w:space="0" w:color="auto"/>
              </w:divBdr>
            </w:div>
            <w:div w:id="15013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614744387">
      <w:bodyDiv w:val="1"/>
      <w:marLeft w:val="0"/>
      <w:marRight w:val="0"/>
      <w:marTop w:val="0"/>
      <w:marBottom w:val="0"/>
      <w:divBdr>
        <w:top w:val="none" w:sz="0" w:space="0" w:color="auto"/>
        <w:left w:val="none" w:sz="0" w:space="0" w:color="auto"/>
        <w:bottom w:val="none" w:sz="0" w:space="0" w:color="auto"/>
        <w:right w:val="none" w:sz="0" w:space="0" w:color="auto"/>
      </w:divBdr>
    </w:div>
    <w:div w:id="1724452154">
      <w:bodyDiv w:val="1"/>
      <w:marLeft w:val="0"/>
      <w:marRight w:val="0"/>
      <w:marTop w:val="0"/>
      <w:marBottom w:val="0"/>
      <w:divBdr>
        <w:top w:val="none" w:sz="0" w:space="0" w:color="auto"/>
        <w:left w:val="none" w:sz="0" w:space="0" w:color="auto"/>
        <w:bottom w:val="none" w:sz="0" w:space="0" w:color="auto"/>
        <w:right w:val="none" w:sz="0" w:space="0" w:color="auto"/>
      </w:divBdr>
    </w:div>
    <w:div w:id="1739093982">
      <w:bodyDiv w:val="1"/>
      <w:marLeft w:val="0"/>
      <w:marRight w:val="0"/>
      <w:marTop w:val="0"/>
      <w:marBottom w:val="0"/>
      <w:divBdr>
        <w:top w:val="none" w:sz="0" w:space="0" w:color="auto"/>
        <w:left w:val="none" w:sz="0" w:space="0" w:color="auto"/>
        <w:bottom w:val="none" w:sz="0" w:space="0" w:color="auto"/>
        <w:right w:val="none" w:sz="0" w:space="0" w:color="auto"/>
      </w:divBdr>
      <w:divsChild>
        <w:div w:id="888298855">
          <w:marLeft w:val="965"/>
          <w:marRight w:val="0"/>
          <w:marTop w:val="160"/>
          <w:marBottom w:val="0"/>
          <w:divBdr>
            <w:top w:val="none" w:sz="0" w:space="0" w:color="auto"/>
            <w:left w:val="none" w:sz="0" w:space="0" w:color="auto"/>
            <w:bottom w:val="none" w:sz="0" w:space="0" w:color="auto"/>
            <w:right w:val="none" w:sz="0" w:space="0" w:color="auto"/>
          </w:divBdr>
        </w:div>
      </w:divsChild>
    </w:div>
    <w:div w:id="2002780911">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2.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package" Target="embeddings/Microsoft_Visio_Drawing.vsdx"/><Relationship Id="rId34" Type="http://schemas.openxmlformats.org/officeDocument/2006/relationships/image" Target="media/image16.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em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4.png"/><Relationship Id="rId37" Type="http://schemas.microsoft.com/office/2011/relationships/people" Target="people.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package" Target="embeddings/Microsoft_Visio_Drawing1.vsdx"/><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5.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4.xml"/><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B54EAFE9D4248879BD37D941E99821F"/>
        <w:category>
          <w:name w:val="General"/>
          <w:gallery w:val="placeholder"/>
        </w:category>
        <w:types>
          <w:type w:val="bbPlcHdr"/>
        </w:types>
        <w:behaviors>
          <w:behavior w:val="content"/>
        </w:behaviors>
        <w:guid w:val="{2D2B3946-A4A5-40E3-9A35-1ADF5735352B}"/>
      </w:docPartPr>
      <w:docPartBody>
        <w:p w:rsidR="005027F8" w:rsidRDefault="008D77F4">
          <w:pPr>
            <w:pStyle w:val="8B54EAFE9D4248879BD37D941E99821F"/>
          </w:pPr>
          <w:r w:rsidRPr="00D37C32">
            <w:rPr>
              <w:rStyle w:val="PlaceholderText"/>
            </w:rPr>
            <w:t>Click here to enter text.</w:t>
          </w:r>
        </w:p>
      </w:docPartBody>
    </w:docPart>
    <w:docPart>
      <w:docPartPr>
        <w:name w:val="3194B1A007F04346BCDC3DF766A053BE"/>
        <w:category>
          <w:name w:val="General"/>
          <w:gallery w:val="placeholder"/>
        </w:category>
        <w:types>
          <w:type w:val="bbPlcHdr"/>
        </w:types>
        <w:behaviors>
          <w:behavior w:val="content"/>
        </w:behaviors>
        <w:guid w:val="{337160A8-826D-428E-BFEC-AE9EA5280170}"/>
      </w:docPartPr>
      <w:docPartBody>
        <w:p w:rsidR="005027F8" w:rsidRDefault="008D77F4">
          <w:pPr>
            <w:pStyle w:val="3194B1A007F04346BCDC3DF766A053BE"/>
          </w:pPr>
          <w:r>
            <w:rPr>
              <w:rStyle w:val="Strong"/>
            </w:rPr>
            <w:t xml:space="preserve">     </w:t>
          </w:r>
        </w:p>
      </w:docPartBody>
    </w:docPart>
    <w:docPart>
      <w:docPartPr>
        <w:name w:val="C51FE2DFDE6B43EF8FBFACE9CA69A985"/>
        <w:category>
          <w:name w:val="General"/>
          <w:gallery w:val="placeholder"/>
        </w:category>
        <w:types>
          <w:type w:val="bbPlcHdr"/>
        </w:types>
        <w:behaviors>
          <w:behavior w:val="content"/>
        </w:behaviors>
        <w:guid w:val="{AE29DBB4-B5A4-43A3-A0F6-90954C216232}"/>
      </w:docPartPr>
      <w:docPartBody>
        <w:p w:rsidR="005027F8" w:rsidRDefault="008D77F4">
          <w:pPr>
            <w:pStyle w:val="C51FE2DFDE6B43EF8FBFACE9CA69A985"/>
          </w:pPr>
          <w:r w:rsidRPr="006E04CD">
            <w:rPr>
              <w:rStyle w:val="PlaceholderText"/>
            </w:rPr>
            <w:t>Click here to enter text.</w:t>
          </w:r>
        </w:p>
      </w:docPartBody>
    </w:docPart>
    <w:docPart>
      <w:docPartPr>
        <w:name w:val="434ED9DBA2814195B97CB20631E2B832"/>
        <w:category>
          <w:name w:val="General"/>
          <w:gallery w:val="placeholder"/>
        </w:category>
        <w:types>
          <w:type w:val="bbPlcHdr"/>
        </w:types>
        <w:behaviors>
          <w:behavior w:val="content"/>
        </w:behaviors>
        <w:guid w:val="{2424C6D3-96EA-46EE-88AA-04944B68323F}"/>
      </w:docPartPr>
      <w:docPartBody>
        <w:p w:rsidR="005027F8" w:rsidRDefault="008D77F4">
          <w:pPr>
            <w:pStyle w:val="434ED9DBA2814195B97CB20631E2B832"/>
          </w:pPr>
          <w:r w:rsidRPr="006E04CD">
            <w:rPr>
              <w:rStyle w:val="PlaceholderText"/>
            </w:rPr>
            <w:t>Click here to enter text.</w:t>
          </w:r>
        </w:p>
      </w:docPartBody>
    </w:docPart>
    <w:docPart>
      <w:docPartPr>
        <w:name w:val="C05A61DBC0BD4F2CBF09D79BE03EAF35"/>
        <w:category>
          <w:name w:val="General"/>
          <w:gallery w:val="placeholder"/>
        </w:category>
        <w:types>
          <w:type w:val="bbPlcHdr"/>
        </w:types>
        <w:behaviors>
          <w:behavior w:val="content"/>
        </w:behaviors>
        <w:guid w:val="{3A47ECAF-2B39-40D9-8857-34DDFE78FFB4}"/>
      </w:docPartPr>
      <w:docPartBody>
        <w:p w:rsidR="005027F8" w:rsidRDefault="008D77F4">
          <w:pPr>
            <w:pStyle w:val="C05A61DBC0BD4F2CBF09D79BE03EAF35"/>
          </w:pPr>
          <w:r>
            <w:rPr>
              <w:rStyle w:val="Strong"/>
            </w:rPr>
            <w:t xml:space="preserve">     </w:t>
          </w:r>
        </w:p>
      </w:docPartBody>
    </w:docPart>
    <w:docPart>
      <w:docPartPr>
        <w:name w:val="DefaultPlaceholder_1081868575"/>
        <w:category>
          <w:name w:val="General"/>
          <w:gallery w:val="placeholder"/>
        </w:category>
        <w:types>
          <w:type w:val="bbPlcHdr"/>
        </w:types>
        <w:behaviors>
          <w:behavior w:val="content"/>
        </w:behaviors>
        <w:guid w:val="{52DFBADC-8021-4E9B-B9CB-C3E9A782AB1C}"/>
      </w:docPartPr>
      <w:docPartBody>
        <w:p w:rsidR="00C807E3" w:rsidRDefault="00701E9E">
          <w:r w:rsidRPr="007E16A9">
            <w:rPr>
              <w:rStyle w:val="PlaceholderText"/>
            </w:rPr>
            <w:t>Choose an item.</w:t>
          </w:r>
        </w:p>
      </w:docPartBody>
    </w:docPart>
    <w:docPart>
      <w:docPartPr>
        <w:name w:val="B1B5FB1636F743C7AC29E3D1805DD79F"/>
        <w:category>
          <w:name w:val="General"/>
          <w:gallery w:val="placeholder"/>
        </w:category>
        <w:types>
          <w:type w:val="bbPlcHdr"/>
        </w:types>
        <w:behaviors>
          <w:behavior w:val="content"/>
        </w:behaviors>
        <w:guid w:val="{95D533CB-664B-40EC-BF64-FBADCE4ECCBC}"/>
      </w:docPartPr>
      <w:docPartBody>
        <w:p w:rsidR="00F8565F" w:rsidRDefault="008D77F4">
          <w:pPr>
            <w:pStyle w:val="B1B5FB1636F743C7AC29E3D1805DD79F"/>
          </w:pPr>
          <w:r w:rsidRPr="006E04CD">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87" w:usb1="00000000" w:usb2="00000000" w:usb3="00000000" w:csb0="0000009B"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F4"/>
    <w:rsid w:val="00012833"/>
    <w:rsid w:val="000762B0"/>
    <w:rsid w:val="0009720C"/>
    <w:rsid w:val="000A23B3"/>
    <w:rsid w:val="000A3AC4"/>
    <w:rsid w:val="001076F1"/>
    <w:rsid w:val="00131FD6"/>
    <w:rsid w:val="00185F23"/>
    <w:rsid w:val="001D6E8C"/>
    <w:rsid w:val="002029A6"/>
    <w:rsid w:val="00205D8E"/>
    <w:rsid w:val="00283A2B"/>
    <w:rsid w:val="002E7BF7"/>
    <w:rsid w:val="00320D64"/>
    <w:rsid w:val="00411E55"/>
    <w:rsid w:val="00414758"/>
    <w:rsid w:val="00427DA7"/>
    <w:rsid w:val="00434E2F"/>
    <w:rsid w:val="00466A90"/>
    <w:rsid w:val="004B3B82"/>
    <w:rsid w:val="004C0F47"/>
    <w:rsid w:val="004C7D55"/>
    <w:rsid w:val="005027F8"/>
    <w:rsid w:val="00516CB7"/>
    <w:rsid w:val="00525FA2"/>
    <w:rsid w:val="00550E02"/>
    <w:rsid w:val="0056240B"/>
    <w:rsid w:val="00614F74"/>
    <w:rsid w:val="00666A1D"/>
    <w:rsid w:val="00701E9E"/>
    <w:rsid w:val="00734B40"/>
    <w:rsid w:val="00765536"/>
    <w:rsid w:val="008127BE"/>
    <w:rsid w:val="0083422B"/>
    <w:rsid w:val="00880944"/>
    <w:rsid w:val="008C66F2"/>
    <w:rsid w:val="008C67DE"/>
    <w:rsid w:val="008D77F4"/>
    <w:rsid w:val="009A0901"/>
    <w:rsid w:val="00A1550E"/>
    <w:rsid w:val="00A3263C"/>
    <w:rsid w:val="00A846B6"/>
    <w:rsid w:val="00AC7270"/>
    <w:rsid w:val="00AC7D2A"/>
    <w:rsid w:val="00AF06CB"/>
    <w:rsid w:val="00B17CD4"/>
    <w:rsid w:val="00B64468"/>
    <w:rsid w:val="00C458E0"/>
    <w:rsid w:val="00C53857"/>
    <w:rsid w:val="00C559F3"/>
    <w:rsid w:val="00C807E3"/>
    <w:rsid w:val="00CC3197"/>
    <w:rsid w:val="00D34BF5"/>
    <w:rsid w:val="00DA187F"/>
    <w:rsid w:val="00ED6C30"/>
    <w:rsid w:val="00F27361"/>
    <w:rsid w:val="00F43F39"/>
    <w:rsid w:val="00F8565F"/>
    <w:rsid w:val="00FA5710"/>
    <w:rsid w:val="00FA5C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1E9E"/>
    <w:rPr>
      <w:color w:val="808080"/>
    </w:rPr>
  </w:style>
  <w:style w:type="paragraph" w:customStyle="1" w:styleId="8B54EAFE9D4248879BD37D941E99821F">
    <w:name w:val="8B54EAFE9D4248879BD37D941E99821F"/>
  </w:style>
  <w:style w:type="character" w:styleId="Strong">
    <w:name w:val="Strong"/>
    <w:basedOn w:val="DefaultParagraphFont"/>
    <w:uiPriority w:val="22"/>
    <w:qFormat/>
    <w:rPr>
      <w:b/>
      <w:bCs/>
    </w:rPr>
  </w:style>
  <w:style w:type="paragraph" w:customStyle="1" w:styleId="3194B1A007F04346BCDC3DF766A053BE">
    <w:name w:val="3194B1A007F04346BCDC3DF766A053BE"/>
  </w:style>
  <w:style w:type="paragraph" w:customStyle="1" w:styleId="C51FE2DFDE6B43EF8FBFACE9CA69A985">
    <w:name w:val="C51FE2DFDE6B43EF8FBFACE9CA69A985"/>
  </w:style>
  <w:style w:type="paragraph" w:customStyle="1" w:styleId="434ED9DBA2814195B97CB20631E2B832">
    <w:name w:val="434ED9DBA2814195B97CB20631E2B832"/>
  </w:style>
  <w:style w:type="paragraph" w:customStyle="1" w:styleId="C05A61DBC0BD4F2CBF09D79BE03EAF35">
    <w:name w:val="C05A61DBC0BD4F2CBF09D79BE03EAF35"/>
  </w:style>
  <w:style w:type="paragraph" w:customStyle="1" w:styleId="B1B5FB1636F743C7AC29E3D1805DD79F">
    <w:name w:val="B1B5FB1636F743C7AC29E3D1805DD7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root>
  <status>Draft</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Id="rId2" Type="http://schemas.microsoft.com/office/2020/02/relationships/classificationlabels" Target="docMetadata/LabelInfo.xml"/&gt;&lt;Relationship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w:rsidRDefault="00EF16FD"&gt;&lt;w:r&gt;&lt;w:rPr&gt;&lt;w:lang w:eastAsia="en-AU"/&gt;&lt;/w:rPr&gt;&lt;w:t xml:space="preserve"&gt;CUSTOMER NAME &lt;/w:t&gt;&lt;/w:r&gt;&lt;w:r w:rsidR="006C7004"&gt;&lt;w:rPr&gt;&lt;w:lang w:eastAsia="en-AU"/&gt;&lt;/w:rPr&gt;&lt;w:t xml:space="preserve"&gt;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w:val="Normal"/&gt;&lt;w:qFormat/&gt;&lt;w:pPr&gt;&lt;w:spacing w:before="120" w:after="120" w:line="276" w:lineRule="auto"/&gt;&lt;/w:pPr&gt;&lt;w:rPr&gt;&lt;w:rFonts w:ascii="Segoe UI" w:eastAsiaTheme="minorEastAsia" w:hAnsi="Segoe UI"/&gt;&lt;/w:rPr&gt;&lt;/w:style&gt;&lt;w:style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w:val="99"/&gt;&lt;w:semiHidden/&gt;&lt;w:unhideWhenUsed/&gt;&lt;/w:style&gt;&lt;/w:styles&gt;&lt;/pkg:xmlData&gt;&lt;/pkg:part&gt;&lt;pkg:part pkg:name="/docMetadata/LabelInfo.xml" pkg:contentType="application/vnd.ms-office.classificationlabels+xml"&gt;&lt;pkg:xmlData&gt;&lt;clbl:labelList xmlns:clbl="http://schemas.microsoft.com/office/2020/mipLabelMetadata"&gt;&lt;clbl:label id="{f42aa342-8706-4288-bd11-ebb85995028c}" enabled="1" method="Privileged" siteId="{72f988bf-86f1-41af-91ab-2d7cd011db47}" removed="0"/&gt;&lt;/clbl:labelList&gt;&lt;/pkg:xmlData&gt;&lt;/pkg:part&gt;&lt;/pkg:package&gt;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Id="rId2" Type="http://schemas.microsoft.com/office/2020/02/relationships/classificationlabels" Target="docMetadata/LabelInfo.xml"/&gt;&lt;Relationship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w:rsidRDefault="006C7004"&gt;&lt;w:r&gt;&lt;w:t&gt;.&lt;/w:t&gt;&lt;/w:r&gt;&lt;w:r w:rsidR="00F43A17"&gt;&lt;w:t&gt;5&lt;/w:t&gt;&lt;/w:r&gt;&lt;/w:p&gt;&lt;w:sectPr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w:val="Normal"/&gt;&lt;w:qFormat/&gt;&lt;w:pPr&gt;&lt;w:spacing w:before="120" w:after="120" w:line="276" w:lineRule="auto"/&gt;&lt;/w:pPr&gt;&lt;w:rPr&gt;&lt;w:rFonts w:ascii="Segoe UI" w:eastAsiaTheme="minorEastAsia" w:hAnsi="Segoe UI"/&gt;&lt;/w:rPr&gt;&lt;/w:style&gt;&lt;w:style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w:val="99"/&gt;&lt;w:semiHidden/&gt;&lt;w:unhideWhenUsed/&gt;&lt;/w:style&gt;&lt;/w:styles&gt;&lt;/pkg:xmlData&gt;&lt;/pkg:part&gt;&lt;pkg:part pkg:name="/docMetadata/LabelInfo.xml" pkg:contentType="application/vnd.ms-office.classificationlabels+xml"&gt;&lt;pkg:xmlData&gt;&lt;clbl:labelList xmlns:clbl="http://schemas.microsoft.com/office/2020/mipLabelMetadata"&gt;&lt;clbl:label id="{f42aa342-8706-4288-bd11-ebb85995028c}" enabled="1" method="Privileged" siteId="{72f988bf-86f1-41af-91ab-2d7cd011db47}" removed="0"/&gt;&lt;/clbl:labelList&gt;&lt;/pkg:xmlData&gt;&lt;/pkg:part&gt;&lt;/pkg:package&gt;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w:rsidRDefault="00427F6B"&gt;&lt;w:r&gt;&lt;w:rPr&gt;&lt;w:lang w:val="fr-FR"/&gt;&lt;/w:rPr&gt;&lt;w:fldChar w:fldCharType="begin"/&gt;&lt;/w:r&gt;&lt;w:r w:rsidRPr="00CC3F68"&gt;&lt;w:instrText xml:space="preserve"&gt; FILENAME \* MERGEFORMAT &lt;/w:instrText&gt;&lt;/w:r&gt;&lt;w:r&gt;&lt;w:rPr&gt;&lt;w:lang w:val="fr-FR"/&gt;&lt;/w:rPr&gt;&lt;w:fldChar w:fldCharType="separate"/&gt;&lt;/w:r&gt;&lt;w:r w:rsidR="00496EF0"&gt;&lt;w:rPr&gt;&lt;w:noProof/&gt;&lt;/w:rPr&gt;&lt;w:t&gt;FunctionalSpecification.docx&lt;/w:t&gt;&lt;/w:r&gt;&lt;w:r&gt;&lt;w:rPr&gt;&lt;w:lang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w:val="19"/&gt;&lt;/w:numPr&gt;&lt;w:spacing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w:val="19"/&gt;&lt;/w:numPr&gt;&lt;w:spacing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w:val="19"/&gt;&lt;/w:numPr&gt;&lt;w:spacing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w:val="19"/&gt;&lt;/w:numPr&gt;&lt;w:spacing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w:val="1"/&gt;&lt;w:tblInd w:w="0" w:type="dxa"/&gt;&lt;w:tblBorders&gt;&lt;w:top w:val="single" w:sz="4" w:space="0" w:color="008AC8"/&gt;&lt;w:bottom w:val="single" w:sz="4" w:space="0" w:color="008AC8"/&gt;&lt;w:insideH w:val="single" w:sz="4" w:space="0" w:color="008AC8"/&gt;&lt;/w:tblBorders&gt;&lt;w:tblCellMar&gt;&lt;w:top w:w="0" w:type="dxa"/&gt;&lt;w:left w:w="108" w:type="dxa"/&gt;&lt;w:bottom w:w="0" w:type="dxa"/&gt;&lt;w:right w:w="108" w:type="dxa"/&gt;&lt;/w:tblCellMar&gt;&lt;/w:tblPr&gt;&lt;w:tblStylePr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w:val="Normal"/&gt;&lt;w:rsid w:val="00C24E60"/&gt;&lt;w:pPr&gt;&lt;w:shd w:val="clear" w:color="auto" w:fill="F2F2F2"/&gt;&lt;/w:pPr&gt;&lt;w:rPr&gt;&lt;w:color w:val="FF0066"/&gt;&lt;/w:rPr&gt;&lt;/w:style&gt;&lt;w:style w:type="character" w:styleId="Strong"&gt;&lt;w:name w:val="Strong"/&gt;&lt;w:basedOn w:val="DefaultParagraphFont"/&gt;&lt;w:uiPriority w:val="99"/&gt;&lt;w:qFormat/&gt;&lt;w:rsid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w:val="13"/&gt;&lt;/w:numPr&gt;&lt;w:contextualSpacing/&gt;&lt;/w:pPr&gt;&lt;/w:style&gt;&lt;w:style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w:val="99"/&gt;&lt;w:unhideWhenUsed/&gt;&lt;w:rsid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w:val="00A2135E"/&gt;&lt;w:pPr&gt;&lt;w:keepNext/&gt;&lt;w:keepLines/&gt;&lt;w:pageBreakBefore/&gt;&lt;w:numPr&gt;&lt;w:numId w:val="26"/&gt;&lt;/w:numPr&gt;&lt;w:tabs&gt;&lt;w:tab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w:val="99"/&gt;&lt;w:semiHidden/&gt;&lt;w:locked/&gt;&lt;w:rsid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w:val="7"/&gt;&lt;/w:numPr&gt;&lt;w:spacing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w:val="31"/&gt;&lt;/w:numPr&gt;&lt;w:tabs&gt;&lt;w:tab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w:val="001C4A70"/&gt;&lt;w:pPr&gt;&lt;w:numPr&gt;&lt;w:numId w:val="4"/&gt;&lt;/w:numPr&gt;&lt;w:spacing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w:val="16"/&gt;&lt;/w:numPr&gt;&lt;w:spacing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w:val="5"/&gt;&lt;/w:numPr&gt;&lt;/w:pPr&gt;&lt;/w:style&gt;&lt;w:style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w:val="10"/&gt;&lt;/w:numPr&gt;&lt;/w:pPr&gt;&lt;/w:style&gt;&lt;w:style w:type="numbering" w:customStyle="1" w:styleId="NumberedList"&gt;&lt;w:name w:val="Numbered List"/&gt;&lt;w:rsid w:val="00FE17E1"/&gt;&lt;w:pPr&gt;&lt;w:numPr&gt;&lt;w:numId w:val="11"/&gt;&lt;/w:numPr&gt;&lt;/w:pPr&gt;&lt;/w:style&gt;&lt;w:style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w:val="26"/&gt;&lt;/w:numPr&gt;&lt;w:spacing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w:val="26"/&gt;&lt;/w:numPr&gt;&lt;w:spacing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w:val="32"/&gt;&lt;/w:numPr&gt;&lt;w:ind w:left="1080"/&gt;&lt;/w:pPr&gt;&lt;/w:style&gt;&lt;w:style w:type="paragraph" w:styleId="ListBullet3"&gt;&lt;w:name w:val="List Bullet 3"/&gt;&lt;w:basedOn w:val="ListBullet2"/&gt;&lt;w:uiPriority w:val="99"/&gt;&lt;w:qFormat/&gt;&lt;w:rsid w:val="00845831"/&gt;&lt;w:pPr&gt;&lt;w:numPr&gt;&lt;w:numId w:val="33"/&gt;&lt;/w:numPr&gt;&lt;/w:pPr&gt;&lt;/w:style&gt;&lt;w:style w:type="paragraph" w:styleId="ListBullet4"&gt;&lt;w:name w:val="List Bullet 4"/&gt;&lt;w:basedOn w:val="ListBullet3"/&gt;&lt;w:uiPriority w:val="99"/&gt;&lt;w:qFormat/&gt;&lt;w:rsid w:val="00F03EA3"/&gt;&lt;w:pPr&gt;&lt;w:numPr&gt;&lt;w:numId w:val="34"/&gt;&lt;/w:numPr&gt;&lt;/w:pPr&gt;&lt;/w:style&gt;&lt;w:style w:type="paragraph" w:styleId="ListBullet5"&gt;&lt;w:name w:val="List Bullet 5"/&gt;&lt;w:basedOn w:val="ListBullet4"/&gt;&lt;w:uiPriority w:val="99"/&gt;&lt;w:rsid w:val="00F03EA3"/&gt;&lt;w:pPr&gt;&lt;w:numPr&gt;&lt;w:numId w:val="35"/&gt;&lt;/w:numPr&gt;&lt;/w:pPr&gt;&lt;/w:style&gt;&lt;w:style w:type="paragraph" w:styleId="ListNumber2"&gt;&lt;w:name w:val="List Number 2"/&gt;&lt;w:basedOn w:val="ListNumber"/&gt;&lt;w:uiPriority w:val="99"/&gt;&lt;w:qFormat/&gt;&lt;w:rsid w:val="002E33F2"/&gt;&lt;w:pPr&gt;&lt;w:numPr&gt;&lt;w:numId w:val="40"/&gt;&lt;/w:numPr&gt;&lt;/w:pPr&gt;&lt;/w:style&gt;&lt;w:style w:type="paragraph" w:styleId="ListNumber"&gt;&lt;w:name w:val="List Number"/&gt;&lt;w:basedOn w:val="ListBullet"/&gt;&lt;w:uiPriority w:val="99"/&gt;&lt;w:qFormat/&gt;&lt;w:rsid w:val="002E33F2"/&gt;&lt;w:pPr&gt;&lt;w:numPr&gt;&lt;w:numId w:val="39"/&gt;&lt;/w:numPr&gt;&lt;/w:pPr&gt;&lt;/w:style&gt;&lt;w:style w:type="paragraph" w:styleId="ListNumber3"&gt;&lt;w:name w:val="List Number 3"/&gt;&lt;w:basedOn w:val="ListNumber2"/&gt;&lt;w:uiPriority w:val="99"/&gt;&lt;w:qFormat/&gt;&lt;w:rsid w:val="002E33F2"/&gt;&lt;w:pPr&gt;&lt;w:numPr&gt;&lt;w:numId w:val="41"/&gt;&lt;/w:numPr&gt;&lt;/w:pPr&gt;&lt;/w:style&gt;&lt;w:style w:type="paragraph" w:styleId="ListNumber4"&gt;&lt;w:name w:val="List Number 4"/&gt;&lt;w:basedOn w:val="ListNumber3"/&gt;&lt;w:uiPriority w:val="99"/&gt;&lt;w:qFormat/&gt;&lt;w:rsid w:val="002E33F2"/&gt;&lt;w:pPr&gt;&lt;w:numPr&gt;&lt;w:numId w:val="42"/&gt;&lt;/w:numPr&gt;&lt;/w:pPr&gt;&lt;/w:style&gt;&lt;w:style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w:val="44"/&gt;&lt;/w:numPr&gt;&lt;/w:pPr&gt;&lt;/w:style&gt;&lt;w:style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w:type="paragraph" w:customStyle="1" w:styleId="Heading4Num"&gt;&lt;w:name w:val="Heading 4 Num"/&gt;&lt;w:basedOn w:val="Normal"/&gt;&lt;w:next w:val="Normal"/&gt;&lt;w:unhideWhenUsed/&gt;&lt;w:rsid w:val="00427F6B"/&gt;&lt;w:pPr&gt;&lt;w:keepNext/&gt;&lt;w:keepLines/&gt;&lt;w:spacing w:before="240" w:after="240" w:line="240" w:lineRule="auto"/&gt;&lt;w:ind w:left="1008" w:hanging="1008"/&gt;&lt;w:outlineLvl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w:val="00427F6B"/&gt;&lt;w:pPr&gt;&lt;w:keepNext/&gt;&lt;w:keepLines/&gt;&lt;w:spacing w:before="240" w:line="240" w:lineRule="auto"/&gt;&lt;w:outlineLvl w:val="4"/&gt;&lt;/w:pPr&gt;&lt;w:rPr&gt;&lt;w:rFonts w:eastAsiaTheme="minorHAnsi"/&gt;&lt;w:color w:val="008AC8"/&gt;&lt;w:sz w:val="24"/&gt;&lt;w:szCs w:val="20"/&gt;&lt;/w:rPr&gt;&lt;/w:style&gt;&lt;/w:styles&gt;&lt;/pkg:xmlData&gt;&lt;/pkg:part&gt;&lt;pkg:part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w:val="FB685AB4"/&gt;&lt;w:lvl w:ilvl="0"&gt;&lt;w:start w:val="1"/&gt;&lt;w:numFmt w:val="decimal"/&gt;&lt;w:lvlText w:val="%1."/&gt;&lt;w:lvlJc w:val="left"/&gt;&lt;w:pPr&gt;&lt;w:tabs&gt;&lt;w:tab w:val="num" w:pos="1800"/&gt;&lt;/w:tabs&gt;&lt;w:ind w:left="1800" w:hanging="360"/&gt;&lt;/w:pPr&gt;&lt;/w:lvl&gt;&lt;/w:abstractNum&gt;&lt;w:abstractNum w:abstractNumId="1"&gt;&lt;w:nsid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w:abstractNumId="2"&gt;&lt;w:nsid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w:abstractNumId="3"&gt;&lt;w:nsid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w:abstractNumId="4"&gt;&lt;w:nsid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w:abstractNumId="5"&gt;&lt;w:nsid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w:abstractNumId="6"&gt;&lt;w:nsid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w:abstractNumId="7"&gt;&lt;w:nsid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w:abstractNumId="8"&gt;&lt;w:nsid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w:abstractNumId="9"&gt;&lt;w:nsid w:val="02A947ED"/&gt;&lt;w:multiLevelType w:val="multilevel"/&gt;&lt;w:tmpl w:val="B7A0F0C0"/&gt;&lt;w:numStyleLink w:val="NumberedList"/&gt;&lt;/w:abstractNum&gt;&lt;w:abstractNum w:abstractNumId="10"&gt;&lt;w:nsid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w:abstractNumId="13"&gt;&lt;w:nsid w:val="15451C6B"/&gt;&lt;w:multiLevelType w:val="multilevel"/&gt;&lt;w:tmpl w:val="31A25C32"/&gt;&lt;w:lvl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w:abstractNumId="14"&gt;&lt;w:nsid w:val="166B4C43"/&gt;&lt;w:multiLevelType w:val="multilevel"/&gt;&lt;w:tmpl w:val="B1C0B846"/&gt;&lt;w:numStyleLink w:val="Style1"/&gt;&lt;/w:abstractNum&gt;&lt;w:abstractNum w:abstractNumId="15"&gt;&lt;w:nsid w:val="1CF93A27"/&gt;&lt;w:multiLevelType w:val="hybridMultilevel"/&gt;&lt;w:tmpl w:val="411E9772"/&gt;&lt;w:lvl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w:tplc="0409001B"&gt;&lt;w:start w:val="1"/&gt;&lt;w:numFmt w:val="lowerRoman"/&gt;&lt;w:lvlText w:val="%6."/&gt;&lt;w:lvlJc w:val="right"/&gt;&lt;w:pPr&gt;&lt;w:ind w:left="4320" w:hanging="180"/&gt;&lt;/w:pPr&gt;&lt;/w:lvl&gt;&lt;w:lvl w:ilvl="6" w:tplc="0409000F"&gt;&lt;w:start w:val="1"/&gt;&lt;w:numFmt w:val="decimal"/&gt;&lt;w:lvlText w:val="%7."/&gt;&lt;w:lvlJc w:val="left"/&gt;&lt;w:pPr&gt;&lt;w:ind w:left="5040" w:hanging="360"/&gt;&lt;/w:pPr&gt;&lt;/w:lvl&gt;&lt;w:lvl w:ilvl="7" w:tplc="04090019"&gt;&lt;w:start w:val="1"/&gt;&lt;w:numFmt w:val="lowerLetter"/&gt;&lt;w:lvlText w:val="%8."/&gt;&lt;w:lvlJc w:val="left"/&gt;&lt;w:pPr&gt;&lt;w:ind w:left="5760" w:hanging="360"/&gt;&lt;/w:pPr&gt;&lt;/w:lvl&gt;&lt;w:lvl w:ilvl="8" w:tplc="0409001B"&gt;&lt;w:start w:val="1"/&gt;&lt;w:numFmt w:val="lowerRoman"/&gt;&lt;w:lvlText w:val="%9."/&gt;&lt;w:lvlJc w:val="right"/&gt;&lt;w:pPr&gt;&lt;w:ind w:left="6480" w:hanging="180"/&gt;&lt;/w:pPr&gt;&lt;/w:lvl&gt;&lt;/w:abstractNum&gt;&lt;w:abstractNum w:abstractNumId="16"&gt;&lt;w:nsid w:val="2174285C"/&gt;&lt;w:multiLevelType w:val="hybridMultilevel"/&gt;&lt;w:tmpl w:val="30767D8E"/&gt;&lt;w:lvl w:ilvl="0" w:tplc="AC0E2830"&gt;&lt;w:start w:val="1"/&gt;&lt;w:numFmt w:val="bullet"/&gt;&lt;w:lvlText w:val=""/&gt;&lt;w:lvlJc w:val="left"/&gt;&lt;w:pPr&gt;&lt;w:ind w:left="720" w:hanging="360"/&gt;&lt;/w:pPr&gt;&lt;w:rPr&gt;&lt;w:rFonts w:ascii="Symbol" w:hAnsi="Symbol" w:hint="default"/&gt;&lt;w:color w:val="008AC8"/&gt;&lt;/w:rPr&gt;&lt;/w:lvl&gt;&lt;w:lvl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w:abstractNumId="17"&gt;&lt;w:nsid w:val="22D32CAF"/&gt;&lt;w:multiLevelType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w:abstractNumId="18"&gt;&lt;w:nsid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w:abstractNumId="19"&gt;&lt;w:nsid w:val="273F5BDA"/&gt;&lt;w:multiLevelType w:val="multilevel"/&gt;&lt;w:tmpl w:val="9228A626"/&gt;&lt;w:numStyleLink w:val="Checklist"/&gt;&lt;/w:abstractNum&gt;&lt;w:abstractNum w:abstractNumId="20"&gt;&lt;w:nsid w:val="276C1D36"/&gt;&lt;w:multiLevelType w:val="multilevel"/&gt;&lt;w:tmpl w:val="B7A0F0C0"/&gt;&lt;w:numStyleLink w:val="NumberedList"/&gt;&lt;/w:abstractNum&gt;&lt;w:abstractNum w:abstractNumId="21"&gt;&lt;w:nsid w:val="2A250DF4"/&gt;&lt;w:multiLevelType w:val="hybridMultilevel"/&gt;&lt;w:tmpl w:val="DABCDF6A"/&gt;&lt;w:lvl w:ilvl="0" w:tplc="AC0E2830"&gt;&lt;w:start w:val="1"/&gt;&lt;w:numFmt w:val="bullet"/&gt;&lt;w:lvlText w:val=""/&gt;&lt;w:lvlJc w:val="left"/&gt;&lt;w:pPr&gt;&lt;w:ind w:left="720" w:hanging="360"/&gt;&lt;/w:pPr&gt;&lt;w:rPr&gt;&lt;w:rFonts w:ascii="Symbol" w:hAnsi="Symbol" w:hint="default"/&gt;&lt;w:color w:val="008AC8"/&gt;&lt;/w:rPr&gt;&lt;/w:lvl&gt;&lt;w:lvl w:ilvl="1" w:tplc="84F88726"&gt;&lt;w:start w:val="1"/&gt;&lt;w:numFmt w:val="bullet"/&gt;&lt;w:lvlText w:val="o"/&gt;&lt;w:lvlJc w:val="left"/&gt;&lt;w:pPr&gt;&lt;w:ind w:left="1440" w:hanging="360"/&gt;&lt;/w:pPr&gt;&lt;w:rPr&gt;&lt;w:rFonts w:ascii="Courier New" w:hAnsi="Courier New" w:hint="default"/&gt;&lt;w:color w:val="008AC8"/&gt;&lt;/w:rPr&gt;&lt;/w:lvl&gt;&lt;w:lvl w:ilvl="2" w:tplc="092C4DC4"&gt;&lt;w:start w:val="1"/&gt;&lt;w:numFmt w:val="bullet"/&gt;&lt;w:lvlText w:val="•"/&gt;&lt;w:lvlJc w:val="left"/&gt;&lt;w:pPr&gt;&lt;w:ind w:left="2160" w:hanging="360"/&gt;&lt;/w:pPr&gt;&lt;w:rPr&gt;&lt;w:rFonts w:ascii="Segoe UI" w:hAnsi="Segoe UI" w:hint="default"/&gt;&lt;w:color w:val="008AC8"/&gt;&lt;/w:rPr&gt;&lt;/w:lvl&gt;&lt;w:lvl w:ilvl="3" w:tplc="84F88726"&gt;&lt;w:start w:val="1"/&gt;&lt;w:numFmt w:val="bullet"/&gt;&lt;w:lvlText w:val="o"/&gt;&lt;w:lvlJc w:val="left"/&gt;&lt;w:pPr&gt;&lt;w:ind w:left="2880" w:hanging="360"/&gt;&lt;/w:pPr&gt;&lt;w:rPr&gt;&lt;w:rFonts w:ascii="Courier New" w:hAnsi="Courier New" w:hint="default"/&gt;&lt;w:color w:val="008AC8"/&gt;&lt;/w:rPr&gt;&lt;/w:lvl&gt;&lt;w:lvl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w:abstractNumId="23"&gt;&lt;w:nsid w:val="2F5B01F1"/&gt;&lt;w:multiLevelType w:val="multilevel"/&gt;&lt;w:tmpl w:val="B7A0F0C0"/&gt;&lt;w:numStyleLink w:val="NumberedList"/&gt;&lt;/w:abstractNum&gt;&lt;w:abstractNum w:abstractNumId="24"&gt;&lt;w:nsid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w:abstractNumId="25"&gt;&lt;w:nsid w:val="35B06DFE"/&gt;&lt;w:multiLevelType w:val="hybridMultilevel"/&gt;&lt;w:tmpl w:val="02DE7000"/&gt;&lt;w:lvl w:ilvl="0" w:tplc="0C090001"&gt;&lt;w:start w:val="1"/&gt;&lt;w:numFmt w:val="bullet"/&gt;&lt;w:lvlText w:val=""/&gt;&lt;w:lvlJc w:val="left"/&gt;&lt;w:pPr&gt;&lt;w:ind w:left="720" w:hanging="360"/&gt;&lt;/w:pPr&gt;&lt;w:rPr&gt;&lt;w:rFonts w:ascii="Symbol" w:hAnsi="Symbol" w:hint="default"/&gt;&lt;/w:rPr&gt;&lt;/w:lvl&gt;&lt;w:lvl w:ilvl="1" w:tplc="0C090003"&gt;&lt;w:start w:val="1"/&gt;&lt;w:numFmt w:val="bullet"/&gt;&lt;w:lvlText w:val="o"/&gt;&lt;w:lvlJc w:val="left"/&gt;&lt;w:pPr&gt;&lt;w:ind w:left="1440" w:hanging="360"/&gt;&lt;/w:pPr&gt;&lt;w:rPr&gt;&lt;w:rFonts w:ascii="Courier New" w:hAnsi="Courier New" w:cs="Courier New" w:hint="default"/&gt;&lt;/w:rPr&gt;&lt;/w:lvl&gt;&lt;w:lvl w:ilvl="2" w:tplc="0C090005"&gt;&lt;w:start w:val="1"/&gt;&lt;w:numFmt w:val="bullet"/&gt;&lt;w:lvlText w:val=""/&gt;&lt;w:lvlJc w:val="left"/&gt;&lt;w:pPr&gt;&lt;w:ind w:left="2160" w:hanging="360"/&gt;&lt;/w:pPr&gt;&lt;w:rPr&gt;&lt;w:rFonts w:ascii="Wingdings" w:hAnsi="Wingdings" w:hint="default"/&gt;&lt;/w:rPr&gt;&lt;/w:lvl&gt;&lt;w:lvl w:ilvl="3" w:tplc="0C090001"&gt;&lt;w:start w:val="1"/&gt;&lt;w:numFmt w:val="bullet"/&gt;&lt;w:lvlText w:val=""/&gt;&lt;w:lvlJc w:val="left"/&gt;&lt;w:pPr&gt;&lt;w:ind w:left="2880" w:hanging="360"/&gt;&lt;/w:pPr&gt;&lt;w:rPr&gt;&lt;w:rFonts w:ascii="Symbol" w:hAnsi="Symbol" w:hint="default"/&gt;&lt;/w:rPr&gt;&lt;/w:lvl&gt;&lt;w:lvl w:ilvl="4" w:tplc="0C090003"&gt;&lt;w:start w:val="1"/&gt;&lt;w:numFmt w:val="bullet"/&gt;&lt;w:lvlText w:val="o"/&gt;&lt;w:lvlJc w:val="left"/&gt;&lt;w:pPr&gt;&lt;w:ind w:left="3600" w:hanging="360"/&gt;&lt;/w:pPr&gt;&lt;w:rPr&gt;&lt;w:rFonts w:ascii="Courier New" w:hAnsi="Courier New" w:cs="Courier New" w:hint="default"/&gt;&lt;/w:rPr&gt;&lt;/w:lvl&gt;&lt;w:lvl w:ilvl="5" w:tplc="0C090005"&gt;&lt;w:start w:val="1"/&gt;&lt;w:numFmt w:val="bullet"/&gt;&lt;w:lvlText w:val=""/&gt;&lt;w:lvlJc w:val="left"/&gt;&lt;w:pPr&gt;&lt;w:ind w:left="4320" w:hanging="360"/&gt;&lt;/w:pPr&gt;&lt;w:rPr&gt;&lt;w:rFonts w:ascii="Wingdings" w:hAnsi="Wingdings" w:hint="default"/&gt;&lt;/w:rPr&gt;&lt;/w:lvl&gt;&lt;w:lvl w:ilvl="6" w:tplc="0C090001"&gt;&lt;w:start w:val="1"/&gt;&lt;w:numFmt w:val="bullet"/&gt;&lt;w:lvlText w:val=""/&gt;&lt;w:lvlJc w:val="left"/&gt;&lt;w:pPr&gt;&lt;w:ind w:left="5040" w:hanging="360"/&gt;&lt;/w:pPr&gt;&lt;w:rPr&gt;&lt;w:rFonts w:ascii="Symbol" w:hAnsi="Symbol" w:hint="default"/&gt;&lt;/w:rPr&gt;&lt;/w:lvl&gt;&lt;w:lvl w:ilvl="7" w:tplc="0C090003"&gt;&lt;w:start w:val="1"/&gt;&lt;w:numFmt w:val="bullet"/&gt;&lt;w:lvlText w:val="o"/&gt;&lt;w:lvlJc w:val="left"/&gt;&lt;w:pPr&gt;&lt;w:ind w:left="5760" w:hanging="360"/&gt;&lt;/w:pPr&gt;&lt;w:rPr&gt;&lt;w:rFonts w:ascii="Courier New" w:hAnsi="Courier New" w:cs="Courier New" w:hint="default"/&gt;&lt;/w:rPr&gt;&lt;/w:lvl&gt;&lt;w:lvl w:ilvl="8" w:tplc="0C090005"&gt;&lt;w:start w:val="1"/&gt;&lt;w:numFmt w:val="bullet"/&gt;&lt;w:lvlText w:val=""/&gt;&lt;w:lvlJc w:val="left"/&gt;&lt;w:pPr&gt;&lt;w:ind w:left="6480" w:hanging="360"/&gt;&lt;/w:pPr&gt;&lt;w:rPr&gt;&lt;w:rFonts w:ascii="Wingdings" w:hAnsi="Wingdings" w:hint="default"/&gt;&lt;/w:rPr&gt;&lt;/w:lvl&gt;&lt;/w:abstractNum&gt;&lt;w:abstractNum w:abstractNumId="26"&gt;&lt;w:nsid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w:abstractNumId="27"&gt;&lt;w:nsid w:val="3EBB4108"/&gt;&lt;w:multiLevelType w:val="multilevel"/&gt;&lt;w:tmpl w:val="B7A0F0C0"/&gt;&lt;w:numStyleLink w:val="NumberedList"/&gt;&lt;/w:abstractNum&gt;&lt;w:abstractNum w:abstractNumId="28"&gt;&lt;w:nsid w:val="3F1C4663"/&gt;&lt;w:multiLevelType w:val="multilevel"/&gt;&lt;w:tmpl w:val="B7A0F0C0"/&gt;&lt;w:numStyleLink w:val="NumberedList"/&gt;&lt;/w:abstractNum&gt;&lt;w:abstractNum w:abstractNumId="29"&gt;&lt;w:nsid w:val="40084707"/&gt;&lt;w:multiLevelType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w:abstractNumId="30"&gt;&lt;w:nsid w:val="40455EB3"/&gt;&lt;w:multiLevelType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w:abstractNumId="31"&gt;&lt;w:nsid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w:abstractNumId="32"&gt;&lt;w:nsid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w:abstractNumId="33"&gt;&lt;w:nsid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w:abstractNumId="34"&gt;&lt;w:nsid w:val="4FAA60A4"/&gt;&lt;w:multiLevelType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w:abstractNumId="35"&gt;&lt;w:nsid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w:abstractNumId="36"&gt;&lt;w:nsid w:val="592A6947"/&gt;&lt;w:multiLevelType w:val="multilevel"/&gt;&lt;w:tmpl w:val="F170E5D6"/&gt;&lt;w:lvl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w:abstractNumId="37"&gt;&lt;w:nsid w:val="5C043ECC"/&gt;&lt;w:multiLevelType w:val="multilevel"/&gt;&lt;w:tmpl w:val="B1C0B846"/&gt;&lt;w:numStyleLink w:val="Style1"/&gt;&lt;/w:abstractNum&gt;&lt;w:abstractNum w:abstractNumId="38"&gt;&lt;w:nsid w:val="658D281D"/&gt;&lt;w:multiLevelType w:val="multilevel"/&gt;&lt;w:tmpl w:val="B7A0F0C0"/&gt;&lt;w:numStyleLink w:val="NumberedList"/&gt;&lt;/w:abstractNum&gt;&lt;w:abstractNum w:abstractNumId="39"&gt;&lt;w:nsid w:val="69360B43"/&gt;&lt;w:multiLevelType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w:abstractNumId="40"&gt;&lt;w:nsid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w:abstractNumId="41"&gt;&lt;w:nsid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w:abstractNumId="42"&gt;&lt;w:nsid w:val="6EA20C83"/&gt;&lt;w:multiLevelType w:val="hybridMultilevel"/&gt;&lt;w:tmpl w:val="4F2A4DCA"/&gt;&lt;w:lvl w:ilvl="0" w:tplc="690211C0"&gt;&lt;w:numFmt w:val="bullet"/&gt;&lt;w:lvlText w:val="•"/&gt;&lt;w:lvlJc w:val="left"/&gt;&lt;w:pPr&gt;&lt;w:ind w:left="1080" w:hanging="720"/&gt;&lt;/w:pPr&gt;&lt;w:rPr&gt;&lt;w:rFonts w:ascii="Calibri" w:eastAsia="Arial" w:hAnsi="Calibri" w:cs="Arial"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w:tplc="04090005"&gt;&lt;w:start w:val="1"/&gt;&lt;w:numFmt w:val="bullet"/&gt;&lt;w:lvlText w:val=""/&gt;&lt;w:lvlJc w:val="left"/&gt;&lt;w:pPr&gt;&lt;w:ind w:left="4320" w:hanging="360"/&gt;&lt;/w:pPr&gt;&lt;w:rPr&gt;&lt;w:rFonts w:ascii="Wingdings" w:hAnsi="Wingdings" w:hint="default"/&gt;&lt;/w:rPr&gt;&lt;/w:lvl&gt;&lt;w:lvl w:ilvl="6" w:tplc="04090001"&gt;&lt;w:start w:val="1"/&gt;&lt;w:numFmt w:val="bullet"/&gt;&lt;w:lvlText w:val=""/&gt;&lt;w:lvlJc w:val="left"/&gt;&lt;w:pPr&gt;&lt;w:ind w:left="5040" w:hanging="360"/&gt;&lt;/w:pPr&gt;&lt;w:rPr&gt;&lt;w:rFonts w:ascii="Symbol" w:hAnsi="Symbol" w:hint="default"/&gt;&lt;/w:rPr&gt;&lt;/w:lvl&gt;&lt;w:lvl w:ilvl="7" w:tplc="04090003"&gt;&lt;w:start w:val="1"/&gt;&lt;w:numFmt w:val="bullet"/&gt;&lt;w:lvlText w:val="o"/&gt;&lt;w:lvlJc w:val="left"/&gt;&lt;w:pPr&gt;&lt;w:ind w:left="5760" w:hanging="360"/&gt;&lt;/w:pPr&gt;&lt;w:rPr&gt;&lt;w:rFonts w:ascii="Courier New" w:hAnsi="Courier New" w:cs="Courier New" w:hint="default"/&gt;&lt;/w:rPr&gt;&lt;/w:lvl&gt;&lt;w:lvl w:ilvl="8" w:tplc="04090005"&gt;&lt;w:start w:val="1"/&gt;&lt;w:numFmt w:val="bullet"/&gt;&lt;w:lvlText w:val=""/&gt;&lt;w:lvlJc w:val="left"/&gt;&lt;w:pPr&gt;&lt;w:ind w:left="6480" w:hanging="360"/&gt;&lt;/w:pPr&gt;&lt;w:rPr&gt;&lt;w:rFonts w:ascii="Wingdings" w:hAnsi="Wingdings" w:hint="default"/&gt;&lt;/w:rPr&gt;&lt;/w:lvl&gt;&lt;/w:abstractNum&gt;&lt;w:abstractNum w:abstractNumId="43"&gt;&lt;w:nsid w:val="733508E7"/&gt;&lt;w:multiLevelType w:val="hybridMultilevel"/&gt;&lt;w:tmpl w:val="A956D672"/&gt;&lt;w:lvl w:ilvl="0" w:tplc="AC0E2830"&gt;&lt;w:start w:val="1"/&gt;&lt;w:numFmt w:val="bullet"/&gt;&lt;w:lvlText w:val=""/&gt;&lt;w:lvlJc w:val="left"/&gt;&lt;w:pPr&gt;&lt;w:ind w:left="720" w:hanging="360"/&gt;&lt;/w:pPr&gt;&lt;w:rPr&gt;&lt;w:rFonts w:ascii="Symbol" w:hAnsi="Symbol" w:hint="default"/&gt;&lt;w:color w:val="008AC8"/&gt;&lt;/w:rPr&gt;&lt;/w:lvl&gt;&lt;w:lvl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w:abstractNumId="44"&gt;&lt;w:nsid w:val="74826F11"/&gt;&lt;w:multiLevelType w:val="multilevel"/&gt;&lt;w:tmpl w:val="5BDA3428"/&gt;&lt;w:lvl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w:hint="default"/&gt;&lt;/w:rPr&gt;&lt;/w:lvl&gt;&lt;/w:abstractNum&gt;&lt;w:num w:numId="1"&gt;&lt;w:abstractNumId w:val="12"/&gt;&lt;/w:num&gt;&lt;w:num w:numId="2"&gt;&lt;w:abstractNumId w:val="22"/&gt;&lt;/w:num&gt;&lt;w:num w:numId="3"&gt;&lt;w:abstractNumId w:val="26"/&gt;&lt;/w:num&gt;&lt;w:num w:numId="4"&gt;&lt;w:abstractNumId w:val="33"/&gt;&lt;/w:num&gt;&lt;w:num w:numId="5"&gt;&lt;w:abstractNumId w:val="41"/&gt;&lt;/w:num&gt;&lt;w:num w:numId="6"&gt;&lt;w:abstractNumId w:val="13"/&gt;&lt;/w:num&gt;&lt;w:num w:numId="7"&gt;&lt;w:abstractNumId w:val="37"/&gt;&lt;/w:num&gt;&lt;w:num w:numId="8"&gt;&lt;w:abstractNumId w:val="14"/&gt;&lt;w:lvlOverride w:ilvl="0"/&gt;&lt;w:lvlOverride w:ilvl="1"/&gt;&lt;w:lvlOverride w:ilvl="2"/&gt;&lt;w:lvlOverride w:ilvl="3"/&gt;&lt;w:lvlOverride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w:numId="9"&gt;&lt;w:abstractNumId w:val="23"/&gt;&lt;w:lvlOverride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w:numId="10"&gt;&lt;w:abstractNumId w:val="31"/&gt;&lt;/w:num&gt;&lt;w:num w:numId="11"&gt;&lt;w:abstractNumId w:val="40"/&gt;&lt;/w:num&gt;&lt;w:num w:numId="12"&gt;&lt;w:abstractNumId w:val="27"/&gt;&lt;/w:num&gt;&lt;w:num w:numId="13"&gt;&lt;w:abstractNumId w:val="24"/&gt;&lt;/w:num&gt;&lt;w:num w:numId="14"&gt;&lt;w:abstractNumId w:val="38"/&gt;&lt;/w:num&gt;&lt;w:num w:numId="15"&gt;&lt;w:abstractNumId w:val="20"/&gt;&lt;/w:num&gt;&lt;w:num w:numId="16"&gt;&lt;w:abstractNumId w:val="19"/&gt;&lt;/w:num&gt;&lt;w:num w:numId="17"&gt;&lt;w:abstractNumId w:val="28"/&gt;&lt;/w:num&gt;&lt;w:num w:numId="18"&gt;&lt;w:abstractNumId w:val="34"/&gt;&lt;w:lvlOverride w:ilvl="4"&gt;&lt;w:lvl w:ilvl="4"&gt;&lt;w:start w:val="1"/&gt;&lt;w:numFmt w:val="decimal"/&gt;&lt;w:lvlText w:val="%1.%2.%3.%4.%5."/&gt;&lt;w:lvlJc w:val="left"/&gt;&lt;w:pPr&gt;&lt;w:tabs&gt;&lt;w:tab w:val="num" w:pos="3960"/&gt;&lt;/w:tabs&gt;&lt;w:ind w:left="2232" w:hanging="792"/&gt;&lt;/w:pPr&gt;&lt;w:rPr&gt;&lt;w:rFonts w:hint="default"/&gt;&lt;/w:rPr&gt;&lt;/w:lvl&gt;&lt;/w:lvlOverride&gt;&lt;/w:num&gt;&lt;w:num w:numId="19"&gt;&lt;w:abstractNumId w:val="11"/&gt;&lt;/w:num&gt;&lt;w:num w:numId="20"&gt;&lt;w:abstractNumId w:val="36"/&gt;&lt;/w:num&gt;&lt;w:num w:numId="21"&gt;&lt;w:abstractNumId w:val="17"/&gt;&lt;/w:num&gt;&lt;w:num w:numId="22"&gt;&lt;w:abstractNumId w:val="29"/&gt;&lt;/w:num&gt;&lt;w:num w:numId="23"&gt;&lt;w:abstractNumId w:val="39"/&gt;&lt;w:lvlOverride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w14:val="0"/&gt;&lt;/w:rPr&gt;&lt;/w:lvl&gt;&lt;/w:lvlOverride&gt;&lt;w:lvlOverride w:ilvl="6"&gt;&lt;w:lvl w:ilvl="6"&gt;&lt;w:start w:val="1"/&gt;&lt;w:numFmt w:val="decimal"/&gt;&lt;w:lvlText w:val="%1.%2.%3.%7"/&gt;&lt;w:lvlJc w:val="left"/&gt;&lt;w:pPr&gt;&lt;w:tabs&gt;&lt;w:tab w:val="num" w:pos="5400"/&gt;&lt;/w:tabs&gt;&lt;w:ind w:left="3240" w:hanging="1080"/&gt;&lt;/w:pPr&gt;&lt;w:rPr&gt;&lt;w:b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w:numId="24"&gt;&lt;w:abstractNumId w:val="9"/&gt;&lt;/w:num&gt;&lt;w:num w:numId="25"&gt;&lt;w:abstractNumId w:val="30"/&gt;&lt;w:lvlOverride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w:numId="26"&gt;&lt;w:abstractNumId w:val="10"/&gt;&lt;/w:num&gt;&lt;w:num w:numId="27"&gt;&lt;w:abstractNumId w:val="44"/&gt;&lt;/w:num&gt;&lt;w:num w:numId="28"&gt;&lt;w:abstractNumId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w:hanging="2736"/&gt;&lt;/w:pPr&gt;&lt;w:rPr&gt;&lt;w:rFonts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w:numId="29"&gt;&lt;w:abstractNumId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w:numId="30"&gt;&lt;w:abstractNumId w:val="35"/&gt;&lt;/w:num&gt;&lt;w:num w:numId="31"&gt;&lt;w:abstractNumId w:val="32"/&gt;&lt;/w:num&gt;&lt;w:num w:numId="32"&gt;&lt;w:abstractNumId w:val="7"/&gt;&lt;/w:num&gt;&lt;w:num w:numId="33"&gt;&lt;w:abstractNumId w:val="6"/&gt;&lt;/w:num&gt;&lt;w:num w:numId="34"&gt;&lt;w:abstractNumId w:val="5"/&gt;&lt;/w:num&gt;&lt;w:num w:numId="35"&gt;&lt;w:abstractNumId w:val="4"/&gt;&lt;/w:num&gt;&lt;w:num w:numId="36"&gt;&lt;w:abstractNumId w:val="16"/&gt;&lt;/w:num&gt;&lt;w:num w:numId="37"&gt;&lt;w:abstractNumId w:val="21"/&gt;&lt;/w:num&gt;&lt;w:num w:numId="38"&gt;&lt;w:abstractNumId w:val="43"/&gt;&lt;/w:num&gt;&lt;w:num w:numId="39"&gt;&lt;w:abstractNumId w:val="8"/&gt;&lt;/w:num&gt;&lt;w:num w:numId="40"&gt;&lt;w:abstractNumId w:val="3"/&gt;&lt;/w:num&gt;&lt;w:num w:numId="41"&gt;&lt;w:abstractNumId w:val="2"/&gt;&lt;/w:num&gt;&lt;w:num w:numId="42"&gt;&lt;w:abstractNumId w:val="1"/&gt;&lt;/w:num&gt;&lt;w:num w:numId="43"&gt;&lt;w:abstractNumId w:val="0"/&gt;&lt;/w:num&gt;&lt;w:num w:numId="44"&gt;&lt;w:abstractNumId w:val="18"/&gt;&lt;/w:num&gt;&lt;w:num w:numId="45"&gt;&lt;w:abstractNumId w:val="15"/&gt;&lt;w:lvlOverride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w:numId="46"&gt;&lt;w:abstractNumId w:val="25"/&gt;&lt;/w:num&gt;&lt;w:num w:numId="47"&gt;&lt;w:abstractNumId w:val="42"/&gt;&lt;/w:num&gt;&lt;w:numIdMacAtCleanup w:val="23"/&gt;&lt;/w:numbering&gt;&lt;/pkg:xmlData&gt;&lt;/pkg:part&gt;&lt;/pkg:package&gt;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w:rsidRDefault="00CC3F68"&gt;&lt;w:r&gt;&lt;w:rPr&gt;&lt;w:noProof/&gt;&lt;w:lang w:val="fr-FR"/&gt;&lt;/w:rPr&gt;&lt;w:fldChar w:fldCharType="begin"/&gt;&lt;/w:r&gt;&lt;w:r w:rsidRPr="00CC3F68"&gt;&lt;w:rPr&gt;&lt;w:noProof/&gt;&lt;/w:rPr&gt;&lt;w:instrText xml:space="preserve"&gt; DOCPROPERTY  TemplateVersion  \* MERGEFORMAT &lt;/w:instrText&gt;&lt;/w:r&gt;&lt;w:r&gt;&lt;w:rPr&gt;&lt;w:noProof/&gt;&lt;w:lang w:val="fr-FR"/&gt;&lt;/w:rPr&gt;&lt;w:fldChar w:fldCharType="separate"/&gt;&lt;/w:r&gt;&lt;w:r w:rsidRPr="00CC3F68"&gt;&lt;w:rPr&gt;&lt;w:noProof/&gt;&lt;/w:rPr&gt;&lt;w:t&gt;4&lt;/w:t&gt;&lt;/w:r&gt;&lt;w:r&gt;&lt;w:rPr&gt;&lt;w:noProof/&gt;&lt;w:lang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w:val="19"/&gt;&lt;/w:numPr&gt;&lt;w:spacing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w:val="19"/&gt;&lt;/w:numPr&gt;&lt;w:spacing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w:val="19"/&gt;&lt;/w:numPr&gt;&lt;w:spacing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w:val="19"/&gt;&lt;/w:numPr&gt;&lt;w:spacing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w:val="1"/&gt;&lt;w:tblInd w:w="0" w:type="dxa"/&gt;&lt;w:tblBorders&gt;&lt;w:top w:val="single" w:sz="4" w:space="0" w:color="008AC8"/&gt;&lt;w:bottom w:val="single" w:sz="4" w:space="0" w:color="008AC8"/&gt;&lt;w:insideH w:val="single" w:sz="4" w:space="0" w:color="008AC8"/&gt;&lt;/w:tblBorders&gt;&lt;w:tblCellMar&gt;&lt;w:top w:w="0" w:type="dxa"/&gt;&lt;w:left w:w="108" w:type="dxa"/&gt;&lt;w:bottom w:w="0" w:type="dxa"/&gt;&lt;w:right w:w="108" w:type="dxa"/&gt;&lt;/w:tblCellMar&gt;&lt;/w:tblPr&gt;&lt;w:tblStylePr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w:val="00C24E60"/&gt;&lt;w:pPr&gt;&lt;w:shd w:val="clear" w:color="auto" w:fill="F2F2F2"/&gt;&lt;/w:pPr&gt;&lt;w:rPr&gt;&lt;w:color w:val="FF0066"/&gt;&lt;/w:rPr&gt;&lt;/w:style&gt;&lt;w:style w:type="character" w:styleId="Strong"&gt;&lt;w:name w:val="Strong"/&gt;&lt;w:basedOn w:val="DefaultParagraphFont"/&gt;&lt;w:uiPriority w:val="99"/&gt;&lt;w:qFormat/&gt;&lt;w:rsid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w:val="13"/&gt;&lt;/w:numPr&gt;&lt;w:contextualSpacing/&gt;&lt;/w:pPr&gt;&lt;/w:style&gt;&lt;w:style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w:val="99"/&gt;&lt;w:unhideWhenUsed/&gt;&lt;w:rsid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w:val="00A2135E"/&gt;&lt;w:pPr&gt;&lt;w:keepNext/&gt;&lt;w:keepLines/&gt;&lt;w:pageBreakBefore/&gt;&lt;w:numPr&gt;&lt;w:numId w:val="26"/&gt;&lt;/w:numPr&gt;&lt;w:tabs&gt;&lt;w:tab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w:val="99"/&gt;&lt;w:semiHidden/&gt;&lt;w:locked/&gt;&lt;w:rsid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w:val="7"/&gt;&lt;/w:numPr&gt;&lt;w:spacing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w:val="31"/&gt;&lt;/w:numPr&gt;&lt;w:tabs&gt;&lt;w:tab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w:val="001C4A70"/&gt;&lt;w:pPr&gt;&lt;w:numPr&gt;&lt;w:numId w:val="4"/&gt;&lt;/w:numPr&gt;&lt;w:spacing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w:val="16"/&gt;&lt;/w:numPr&gt;&lt;w:spacing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w:val="5"/&gt;&lt;/w:numPr&gt;&lt;/w:pPr&gt;&lt;/w:style&gt;&lt;w:style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w:val="10"/&gt;&lt;/w:numPr&gt;&lt;/w:pPr&gt;&lt;/w:style&gt;&lt;w:style w:type="numbering" w:customStyle="1" w:styleId="NumberedList"&gt;&lt;w:name w:val="Numbered List"/&gt;&lt;w:rsid w:val="00FE17E1"/&gt;&lt;w:pPr&gt;&lt;w:numPr&gt;&lt;w:numId w:val="11"/&gt;&lt;/w:numPr&gt;&lt;/w:pPr&gt;&lt;/w:style&gt;&lt;w:style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w:val="26"/&gt;&lt;/w:numPr&gt;&lt;w:spacing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w:val="26"/&gt;&lt;/w:numPr&gt;&lt;w:spacing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w:val="32"/&gt;&lt;/w:numPr&gt;&lt;w:ind w:left="1080"/&gt;&lt;/w:pPr&gt;&lt;/w:style&gt;&lt;w:style w:type="paragraph" w:styleId="ListBullet3"&gt;&lt;w:name w:val="List Bullet 3"/&gt;&lt;w:basedOn w:val="ListBullet2"/&gt;&lt;w:uiPriority w:val="99"/&gt;&lt;w:qFormat/&gt;&lt;w:rsid w:val="00845831"/&gt;&lt;w:pPr&gt;&lt;w:numPr&gt;&lt;w:numId w:val="33"/&gt;&lt;/w:numPr&gt;&lt;/w:pPr&gt;&lt;/w:style&gt;&lt;w:style w:type="paragraph" w:styleId="ListBullet4"&gt;&lt;w:name w:val="List Bullet 4"/&gt;&lt;w:basedOn w:val="ListBullet3"/&gt;&lt;w:uiPriority w:val="99"/&gt;&lt;w:qFormat/&gt;&lt;w:rsid w:val="00F03EA3"/&gt;&lt;w:pPr&gt;&lt;w:numPr&gt;&lt;w:numId w:val="34"/&gt;&lt;/w:numPr&gt;&lt;/w:pPr&gt;&lt;/w:style&gt;&lt;w:style w:type="paragraph" w:styleId="ListBullet5"&gt;&lt;w:name w:val="List Bullet 5"/&gt;&lt;w:basedOn w:val="ListBullet4"/&gt;&lt;w:uiPriority w:val="99"/&gt;&lt;w:rsid w:val="00F03EA3"/&gt;&lt;w:pPr&gt;&lt;w:numPr&gt;&lt;w:numId w:val="35"/&gt;&lt;/w:numPr&gt;&lt;/w:pPr&gt;&lt;/w:style&gt;&lt;w:style w:type="paragraph" w:styleId="ListNumber2"&gt;&lt;w:name w:val="List Number 2"/&gt;&lt;w:basedOn w:val="ListNumber"/&gt;&lt;w:uiPriority w:val="99"/&gt;&lt;w:qFormat/&gt;&lt;w:rsid w:val="002E33F2"/&gt;&lt;w:pPr&gt;&lt;w:numPr&gt;&lt;w:numId w:val="40"/&gt;&lt;/w:numPr&gt;&lt;/w:pPr&gt;&lt;/w:style&gt;&lt;w:style w:type="paragraph" w:styleId="ListNumber"&gt;&lt;w:name w:val="List Number"/&gt;&lt;w:basedOn w:val="ListBullet"/&gt;&lt;w:uiPriority w:val="99"/&gt;&lt;w:qFormat/&gt;&lt;w:rsid w:val="002E33F2"/&gt;&lt;w:pPr&gt;&lt;w:numPr&gt;&lt;w:numId w:val="39"/&gt;&lt;/w:numPr&gt;&lt;/w:pPr&gt;&lt;/w:style&gt;&lt;w:style w:type="paragraph" w:styleId="ListNumber3"&gt;&lt;w:name w:val="List Number 3"/&gt;&lt;w:basedOn w:val="ListNumber2"/&gt;&lt;w:uiPriority w:val="99"/&gt;&lt;w:qFormat/&gt;&lt;w:rsid w:val="002E33F2"/&gt;&lt;w:pPr&gt;&lt;w:numPr&gt;&lt;w:numId w:val="41"/&gt;&lt;/w:numPr&gt;&lt;/w:pPr&gt;&lt;/w:style&gt;&lt;w:style w:type="paragraph" w:styleId="ListNumber4"&gt;&lt;w:name w:val="List Number 4"/&gt;&lt;w:basedOn w:val="ListNumber3"/&gt;&lt;w:uiPriority w:val="99"/&gt;&lt;w:qFormat/&gt;&lt;w:rsid w:val="002E33F2"/&gt;&lt;w:pPr&gt;&lt;w:numPr&gt;&lt;w:numId w:val="42"/&gt;&lt;/w:numPr&gt;&lt;/w:pPr&gt;&lt;/w:style&gt;&lt;w:style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w:val="44"/&gt;&lt;/w:numPr&gt;&lt;/w:pPr&gt;&lt;/w:style&gt;&lt;w:style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w:val="FB685AB4"/&gt;&lt;w:lvl w:ilvl="0"&gt;&lt;w:start w:val="1"/&gt;&lt;w:numFmt w:val="decimal"/&gt;&lt;w:lvlText w:val="%1."/&gt;&lt;w:lvlJc w:val="left"/&gt;&lt;w:pPr&gt;&lt;w:tabs&gt;&lt;w:tab w:val="num" w:pos="1800"/&gt;&lt;/w:tabs&gt;&lt;w:ind w:left="1800" w:hanging="360"/&gt;&lt;/w:pPr&gt;&lt;/w:lvl&gt;&lt;/w:abstractNum&gt;&lt;w:abstractNum w:abstractNumId="1"&gt;&lt;w:nsid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w:abstractNumId="2"&gt;&lt;w:nsid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w:abstractNumId="3"&gt;&lt;w:nsid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w:abstractNumId="4"&gt;&lt;w:nsid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w:abstractNumId="5"&gt;&lt;w:nsid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w:abstractNumId="6"&gt;&lt;w:nsid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w:abstractNumId="7"&gt;&lt;w:nsid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w:abstractNumId="8"&gt;&lt;w:nsid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w:abstractNumId="9"&gt;&lt;w:nsid w:val="02A947ED"/&gt;&lt;w:multiLevelType w:val="multilevel"/&gt;&lt;w:tmpl w:val="B7A0F0C0"/&gt;&lt;w:numStyleLink w:val="NumberedList"/&gt;&lt;/w:abstractNum&gt;&lt;w:abstractNum w:abstractNumId="10"&gt;&lt;w:nsid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w:abstractNumId="13"&gt;&lt;w:nsid w:val="15451C6B"/&gt;&lt;w:multiLevelType w:val="multilevel"/&gt;&lt;w:tmpl w:val="31A25C32"/&gt;&lt;w:lvl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w:abstractNumId="14"&gt;&lt;w:nsid w:val="166B4C43"/&gt;&lt;w:multiLevelType w:val="multilevel"/&gt;&lt;w:tmpl w:val="B1C0B846"/&gt;&lt;w:numStyleLink w:val="Style1"/&gt;&lt;/w:abstractNum&gt;&lt;w:abstractNum w:abstractNumId="15"&gt;&lt;w:nsid w:val="1CF93A27"/&gt;&lt;w:multiLevelType w:val="hybridMultilevel"/&gt;&lt;w:tmpl w:val="411E9772"/&gt;&lt;w:lvl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w:tplc="0409001B"&gt;&lt;w:start w:val="1"/&gt;&lt;w:numFmt w:val="lowerRoman"/&gt;&lt;w:lvlText w:val="%6."/&gt;&lt;w:lvlJc w:val="right"/&gt;&lt;w:pPr&gt;&lt;w:ind w:left="4320" w:hanging="180"/&gt;&lt;/w:pPr&gt;&lt;/w:lvl&gt;&lt;w:lvl w:ilvl="6" w:tplc="0409000F"&gt;&lt;w:start w:val="1"/&gt;&lt;w:numFmt w:val="decimal"/&gt;&lt;w:lvlText w:val="%7."/&gt;&lt;w:lvlJc w:val="left"/&gt;&lt;w:pPr&gt;&lt;w:ind w:left="5040" w:hanging="360"/&gt;&lt;/w:pPr&gt;&lt;/w:lvl&gt;&lt;w:lvl w:ilvl="7" w:tplc="04090019"&gt;&lt;w:start w:val="1"/&gt;&lt;w:numFmt w:val="lowerLetter"/&gt;&lt;w:lvlText w:val="%8."/&gt;&lt;w:lvlJc w:val="left"/&gt;&lt;w:pPr&gt;&lt;w:ind w:left="5760" w:hanging="360"/&gt;&lt;/w:pPr&gt;&lt;/w:lvl&gt;&lt;w:lvl w:ilvl="8" w:tplc="0409001B"&gt;&lt;w:start w:val="1"/&gt;&lt;w:numFmt w:val="lowerRoman"/&gt;&lt;w:lvlText w:val="%9."/&gt;&lt;w:lvlJc w:val="right"/&gt;&lt;w:pPr&gt;&lt;w:ind w:left="6480" w:hanging="180"/&gt;&lt;/w:pPr&gt;&lt;/w:lvl&gt;&lt;/w:abstractNum&gt;&lt;w:abstractNum w:abstractNumId="16"&gt;&lt;w:nsid w:val="2174285C"/&gt;&lt;w:multiLevelType w:val="hybridMultilevel"/&gt;&lt;w:tmpl w:val="30767D8E"/&gt;&lt;w:lvl w:ilvl="0" w:tplc="AC0E2830"&gt;&lt;w:start w:val="1"/&gt;&lt;w:numFmt w:val="bullet"/&gt;&lt;w:lvlText w:val=""/&gt;&lt;w:lvlJc w:val="left"/&gt;&lt;w:pPr&gt;&lt;w:ind w:left="720" w:hanging="360"/&gt;&lt;/w:pPr&gt;&lt;w:rPr&gt;&lt;w:rFonts w:ascii="Symbol" w:hAnsi="Symbol" w:hint="default"/&gt;&lt;w:color w:val="008AC8"/&gt;&lt;/w:rPr&gt;&lt;/w:lvl&gt;&lt;w:lvl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w:abstractNumId="17"&gt;&lt;w:nsid w:val="22D32CAF"/&gt;&lt;w:multiLevelType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w:abstractNumId="18"&gt;&lt;w:nsid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w:abstractNumId="19"&gt;&lt;w:nsid w:val="273F5BDA"/&gt;&lt;w:multiLevelType w:val="multilevel"/&gt;&lt;w:tmpl w:val="9228A626"/&gt;&lt;w:numStyleLink w:val="Checklist"/&gt;&lt;/w:abstractNum&gt;&lt;w:abstractNum w:abstractNumId="20"&gt;&lt;w:nsid w:val="276C1D36"/&gt;&lt;w:multiLevelType w:val="multilevel"/&gt;&lt;w:tmpl w:val="B7A0F0C0"/&gt;&lt;w:numStyleLink w:val="NumberedList"/&gt;&lt;/w:abstractNum&gt;&lt;w:abstractNum w:abstractNumId="21"&gt;&lt;w:nsid w:val="2A250DF4"/&gt;&lt;w:multiLevelType w:val="hybridMultilevel"/&gt;&lt;w:tmpl w:val="DABCDF6A"/&gt;&lt;w:lvl w:ilvl="0" w:tplc="AC0E2830"&gt;&lt;w:start w:val="1"/&gt;&lt;w:numFmt w:val="bullet"/&gt;&lt;w:lvlText w:val=""/&gt;&lt;w:lvlJc w:val="left"/&gt;&lt;w:pPr&gt;&lt;w:ind w:left="720" w:hanging="360"/&gt;&lt;/w:pPr&gt;&lt;w:rPr&gt;&lt;w:rFonts w:ascii="Symbol" w:hAnsi="Symbol" w:hint="default"/&gt;&lt;w:color w:val="008AC8"/&gt;&lt;/w:rPr&gt;&lt;/w:lvl&gt;&lt;w:lvl w:ilvl="1" w:tplc="84F88726"&gt;&lt;w:start w:val="1"/&gt;&lt;w:numFmt w:val="bullet"/&gt;&lt;w:lvlText w:val="o"/&gt;&lt;w:lvlJc w:val="left"/&gt;&lt;w:pPr&gt;&lt;w:ind w:left="1440" w:hanging="360"/&gt;&lt;/w:pPr&gt;&lt;w:rPr&gt;&lt;w:rFonts w:ascii="Courier New" w:hAnsi="Courier New" w:hint="default"/&gt;&lt;w:color w:val="008AC8"/&gt;&lt;/w:rPr&gt;&lt;/w:lvl&gt;&lt;w:lvl w:ilvl="2" w:tplc="092C4DC4"&gt;&lt;w:start w:val="1"/&gt;&lt;w:numFmt w:val="bullet"/&gt;&lt;w:lvlText w:val="•"/&gt;&lt;w:lvlJc w:val="left"/&gt;&lt;w:pPr&gt;&lt;w:ind w:left="2160" w:hanging="360"/&gt;&lt;/w:pPr&gt;&lt;w:rPr&gt;&lt;w:rFonts w:ascii="Segoe UI" w:hAnsi="Segoe UI" w:hint="default"/&gt;&lt;w:color w:val="008AC8"/&gt;&lt;/w:rPr&gt;&lt;/w:lvl&gt;&lt;w:lvl w:ilvl="3" w:tplc="84F88726"&gt;&lt;w:start w:val="1"/&gt;&lt;w:numFmt w:val="bullet"/&gt;&lt;w:lvlText w:val="o"/&gt;&lt;w:lvlJc w:val="left"/&gt;&lt;w:pPr&gt;&lt;w:ind w:left="2880" w:hanging="360"/&gt;&lt;/w:pPr&gt;&lt;w:rPr&gt;&lt;w:rFonts w:ascii="Courier New" w:hAnsi="Courier New" w:hint="default"/&gt;&lt;w:color w:val="008AC8"/&gt;&lt;/w:rPr&gt;&lt;/w:lvl&gt;&lt;w:lvl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w:abstractNumId="23"&gt;&lt;w:nsid w:val="2F5B01F1"/&gt;&lt;w:multiLevelType w:val="multilevel"/&gt;&lt;w:tmpl w:val="B7A0F0C0"/&gt;&lt;w:numStyleLink w:val="NumberedList"/&gt;&lt;/w:abstractNum&gt;&lt;w:abstractNum w:abstractNumId="24"&gt;&lt;w:nsid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w:abstractNumId="26"&gt;&lt;w:nsid w:val="3EBB4108"/&gt;&lt;w:multiLevelType w:val="multilevel"/&gt;&lt;w:tmpl w:val="B7A0F0C0"/&gt;&lt;w:numStyleLink w:val="NumberedList"/&gt;&lt;/w:abstractNum&gt;&lt;w:abstractNum w:abstractNumId="27"&gt;&lt;w:nsid w:val="3F1C4663"/&gt;&lt;w:multiLevelType w:val="multilevel"/&gt;&lt;w:tmpl w:val="B7A0F0C0"/&gt;&lt;w:numStyleLink w:val="NumberedList"/&gt;&lt;/w:abstractNum&gt;&lt;w:abstractNum w:abstractNumId="28"&gt;&lt;w:nsid w:val="40084707"/&gt;&lt;w:multiLevelType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w:abstractNumId="29"&gt;&lt;w:nsid w:val="40455EB3"/&gt;&lt;w:multiLevelType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w:abstractNumId="31"&gt;&lt;w:nsid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w:abstractNumId="32"&gt;&lt;w:nsid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w:abstractNumId="33"&gt;&lt;w:nsid w:val="4FAA60A4"/&gt;&lt;w:multiLevelType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w:abstractNumId="34"&gt;&lt;w:nsid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w:abstractNumId="35"&gt;&lt;w:nsid w:val="592A6947"/&gt;&lt;w:multiLevelType w:val="multilevel"/&gt;&lt;w:tmpl w:val="F170E5D6"/&gt;&lt;w:lvl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w:abstractNumId="36"&gt;&lt;w:nsid w:val="5C043ECC"/&gt;&lt;w:multiLevelType w:val="multilevel"/&gt;&lt;w:tmpl w:val="B1C0B846"/&gt;&lt;w:numStyleLink w:val="Style1"/&gt;&lt;/w:abstractNum&gt;&lt;w:abstractNum w:abstractNumId="37"&gt;&lt;w:nsid w:val="658D281D"/&gt;&lt;w:multiLevelType w:val="multilevel"/&gt;&lt;w:tmpl w:val="B7A0F0C0"/&gt;&lt;w:numStyleLink w:val="NumberedList"/&gt;&lt;/w:abstractNum&gt;&lt;w:abstractNum w:abstractNumId="38"&gt;&lt;w:nsid w:val="69360B43"/&gt;&lt;w:multiLevelType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w:abstractNumId="39"&gt;&lt;w:nsid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w:abstractNumId="41"&gt;&lt;w:nsid w:val="733508E7"/&gt;&lt;w:multiLevelType w:val="hybridMultilevel"/&gt;&lt;w:tmpl w:val="A956D672"/&gt;&lt;w:lvl w:ilvl="0" w:tplc="AC0E2830"&gt;&lt;w:start w:val="1"/&gt;&lt;w:numFmt w:val="bullet"/&gt;&lt;w:lvlText w:val=""/&gt;&lt;w:lvlJc w:val="left"/&gt;&lt;w:pPr&gt;&lt;w:ind w:left="720" w:hanging="360"/&gt;&lt;/w:pPr&gt;&lt;w:rPr&gt;&lt;w:rFonts w:ascii="Symbol" w:hAnsi="Symbol" w:hint="default"/&gt;&lt;w:color w:val="008AC8"/&gt;&lt;/w:rPr&gt;&lt;/w:lvl&gt;&lt;w:lvl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w:abstractNumId="42"&gt;&lt;w:nsid w:val="74826F11"/&gt;&lt;w:multiLevelType w:val="multilevel"/&gt;&lt;w:tmpl w:val="5BDA3428"/&gt;&lt;w:lvl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w:hint="default"/&gt;&lt;/w:rPr&gt;&lt;/w:lvl&gt;&lt;/w:abstractNum&gt;&lt;w:num w:numId="1"&gt;&lt;w:abstractNumId w:val="12"/&gt;&lt;/w:num&gt;&lt;w:num w:numId="2"&gt;&lt;w:abstractNumId w:val="22"/&gt;&lt;/w:num&gt;&lt;w:num w:numId="3"&gt;&lt;w:abstractNumId w:val="25"/&gt;&lt;/w:num&gt;&lt;w:num w:numId="4"&gt;&lt;w:abstractNumId w:val="32"/&gt;&lt;/w:num&gt;&lt;w:num w:numId="5"&gt;&lt;w:abstractNumId w:val="40"/&gt;&lt;/w:num&gt;&lt;w:num w:numId="6"&gt;&lt;w:abstractNumId w:val="13"/&gt;&lt;/w:num&gt;&lt;w:num w:numId="7"&gt;&lt;w:abstractNumId w:val="36"/&gt;&lt;/w:num&gt;&lt;w:num w:numId="8"&gt;&lt;w:abstractNumId w:val="14"/&gt;&lt;w:lvlOverride w:ilvl="0"/&gt;&lt;w:lvlOverride w:ilvl="1"/&gt;&lt;w:lvlOverride w:ilvl="2"/&gt;&lt;w:lvlOverride w:ilvl="3"/&gt;&lt;w:lvlOverride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w:numId="9"&gt;&lt;w:abstractNumId w:val="23"/&gt;&lt;w:lvlOverride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w:numId="10"&gt;&lt;w:abstractNumId w:val="30"/&gt;&lt;/w:num&gt;&lt;w:num w:numId="11"&gt;&lt;w:abstractNumId w:val="39"/&gt;&lt;/w:num&gt;&lt;w:num w:numId="12"&gt;&lt;w:abstractNumId w:val="26"/&gt;&lt;/w:num&gt;&lt;w:num w:numId="13"&gt;&lt;w:abstractNumId w:val="24"/&gt;&lt;/w:num&gt;&lt;w:num w:numId="14"&gt;&lt;w:abstractNumId w:val="37"/&gt;&lt;/w:num&gt;&lt;w:num w:numId="15"&gt;&lt;w:abstractNumId w:val="20"/&gt;&lt;/w:num&gt;&lt;w:num w:numId="16"&gt;&lt;w:abstractNumId w:val="19"/&gt;&lt;/w:num&gt;&lt;w:num w:numId="17"&gt;&lt;w:abstractNumId w:val="27"/&gt;&lt;/w:num&gt;&lt;w:num w:numId="18"&gt;&lt;w:abstractNumId w:val="33"/&gt;&lt;w:lvlOverride w:ilvl="4"&gt;&lt;w:lvl w:ilvl="4"&gt;&lt;w:start w:val="1"/&gt;&lt;w:numFmt w:val="decimal"/&gt;&lt;w:lvlText w:val="%1.%2.%3.%4.%5."/&gt;&lt;w:lvlJc w:val="left"/&gt;&lt;w:pPr&gt;&lt;w:tabs&gt;&lt;w:tab w:val="num" w:pos="3960"/&gt;&lt;/w:tabs&gt;&lt;w:ind w:left="2232" w:hanging="792"/&gt;&lt;/w:pPr&gt;&lt;w:rPr&gt;&lt;w:rFonts w:hint="default"/&gt;&lt;/w:rPr&gt;&lt;/w:lvl&gt;&lt;/w:lvlOverride&gt;&lt;/w:num&gt;&lt;w:num w:numId="19"&gt;&lt;w:abstractNumId w:val="11"/&gt;&lt;/w:num&gt;&lt;w:num w:numId="20"&gt;&lt;w:abstractNumId w:val="35"/&gt;&lt;/w:num&gt;&lt;w:num w:numId="21"&gt;&lt;w:abstractNumId w:val="17"/&gt;&lt;/w:num&gt;&lt;w:num w:numId="22"&gt;&lt;w:abstractNumId w:val="28"/&gt;&lt;/w:num&gt;&lt;w:num w:numId="23"&gt;&lt;w:abstractNumId w:val="38"/&gt;&lt;w:lvlOverride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w14:val="0"/&gt;&lt;/w:rPr&gt;&lt;/w:lvl&gt;&lt;/w:lvlOverride&gt;&lt;w:lvlOverride w:ilvl="6"&gt;&lt;w:lvl w:ilvl="6"&gt;&lt;w:start w:val="1"/&gt;&lt;w:numFmt w:val="decimal"/&gt;&lt;w:lvlText w:val="%1.%2.%3.%7"/&gt;&lt;w:lvlJc w:val="left"/&gt;&lt;w:pPr&gt;&lt;w:tabs&gt;&lt;w:tab w:val="num" w:pos="5400"/&gt;&lt;/w:tabs&gt;&lt;w:ind w:left="3240" w:hanging="1080"/&gt;&lt;/w:pPr&gt;&lt;w:rPr&gt;&lt;w:b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w:numId="24"&gt;&lt;w:abstractNumId w:val="9"/&gt;&lt;/w:num&gt;&lt;w:num w:numId="25"&gt;&lt;w:abstractNumId w:val="29"/&gt;&lt;w:lvlOverride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w:numId="26"&gt;&lt;w:abstractNumId w:val="10"/&gt;&lt;/w:num&gt;&lt;w:num w:numId="27"&gt;&lt;w:abstractNumId w:val="42"/&gt;&lt;/w:num&gt;&lt;w:num w:numId="28"&gt;&lt;w:abstractNumId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w:hanging="2736"/&gt;&lt;/w:pPr&gt;&lt;w:rPr&gt;&lt;w:rFonts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w:numId="29"&gt;&lt;w:abstractNumId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w:numId="30"&gt;&lt;w:abstractNumId w:val="34"/&gt;&lt;/w:num&gt;&lt;w:num w:numId="31"&gt;&lt;w:abstractNumId w:val="31"/&gt;&lt;/w:num&gt;&lt;w:num w:numId="32"&gt;&lt;w:abstractNumId w:val="7"/&gt;&lt;/w:num&gt;&lt;w:num w:numId="33"&gt;&lt;w:abstractNumId w:val="6"/&gt;&lt;/w:num&gt;&lt;w:num w:numId="34"&gt;&lt;w:abstractNumId w:val="5"/&gt;&lt;/w:num&gt;&lt;w:num w:numId="35"&gt;&lt;w:abstractNumId w:val="4"/&gt;&lt;/w:num&gt;&lt;w:num w:numId="36"&gt;&lt;w:abstractNumId w:val="16"/&gt;&lt;/w:num&gt;&lt;w:num w:numId="37"&gt;&lt;w:abstractNumId w:val="21"/&gt;&lt;/w:num&gt;&lt;w:num w:numId="38"&gt;&lt;w:abstractNumId w:val="41"/&gt;&lt;/w:num&gt;&lt;w:num w:numId="39"&gt;&lt;w:abstractNumId w:val="8"/&gt;&lt;/w:num&gt;&lt;w:num w:numId="40"&gt;&lt;w:abstractNumId w:val="3"/&gt;&lt;/w:num&gt;&lt;w:num w:numId="41"&gt;&lt;w:abstractNumId w:val="2"/&gt;&lt;/w:num&gt;&lt;w:num w:numId="42"&gt;&lt;w:abstractNumId w:val="1"/&gt;&lt;/w:num&gt;&lt;w:num w:numId="43"&gt;&lt;w:abstractNumId w:val="0"/&gt;&lt;/w:num&gt;&lt;w:num w:numId="44"&gt;&lt;w:abstractNumId w:val="18"/&gt;&lt;/w:num&gt;&lt;w:num w:numId="45"&gt;&lt;w:abstractNumId w:val="15"/&gt;&lt;w:lvlOverride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w:val="1"/&gt;&lt;/w:lvlOverride&gt;&lt;/w:num&gt;&lt;w:numIdMacAtCleanup w:val="23"/&gt;&lt;/w:numbering&gt;&lt;/pkg:xmlData&gt;&lt;/pkg:part&gt;&lt;/pkg:package&gt;
</templateversion>
</root>
</file>

<file path=customXml/item3.xml><?xml version="1.0" encoding="utf-8"?>
<ct:contentTypeSchema xmlns:ct="http://schemas.microsoft.com/office/2006/metadata/contentType" xmlns:ma="http://schemas.microsoft.com/office/2006/metadata/properties/metaAttributes" ct:_="" ma:_="" ma:contentTypeName="Document" ma:contentTypeID="0x010100632EF52BB4C54C408A31BE8137BC2CA6" ma:contentTypeVersion="12" ma:contentTypeDescription="Create a new document." ma:contentTypeScope="" ma:versionID="47b7b1496dde6c64721527a90ab8fb4e">
  <xsd:schema xmlns:xsd="http://www.w3.org/2001/XMLSchema" xmlns:xs="http://www.w3.org/2001/XMLSchema" xmlns:p="http://schemas.microsoft.com/office/2006/metadata/properties" xmlns:ns2="96137ea7-eb10-4a1c-85d8-c7b5364c8852" xmlns:ns3="4e055b36-8ac3-47e2-a791-086cdfef2b25" targetNamespace="http://schemas.microsoft.com/office/2006/metadata/properties" ma:root="true" ma:fieldsID="2fc76ee462fb49b0545a73cf7e611a57" ns2:_="" ns3:_="">
    <xsd:import namespace="96137ea7-eb10-4a1c-85d8-c7b5364c8852"/>
    <xsd:import namespace="4e055b36-8ac3-47e2-a791-086cdfef2b2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137ea7-eb10-4a1c-85d8-c7b5364c88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055b36-8ac3-47e2-a791-086cdfef2b2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96137ea7-eb10-4a1c-85d8-c7b5364c8852" xsi:nil="true"/>
    <lcf76f155ced4ddcb4097134ff3c332f xmlns="96137ea7-eb10-4a1c-85d8-c7b5364c8852">
      <Terms xmlns="http://schemas.microsoft.com/office/infopath/2007/PartnerControls"/>
    </lcf76f155ced4ddcb4097134ff3c332f>
  </documentManagement>
</p:properties>
</file>

<file path=customXml/item5.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EFC98-4DD8-47E0-BA7B-F6CF21279970}">
  <ds:schemaRefs>
    <ds:schemaRef ds:uri="http://schemas.microsoft.com/sharepoint/v3/contenttype/forms"/>
  </ds:schemaRefs>
</ds:datastoreItem>
</file>

<file path=customXml/itemProps2.xml><?xml version="1.0" encoding="utf-8"?>
<ds:datastoreItem xmlns:ds="http://schemas.openxmlformats.org/officeDocument/2006/customXml" ds:itemID="{A7D598A9-AC5B-49BC-AE59-C7616FDA4C36}">
  <ds:schemaRefs/>
</ds:datastoreItem>
</file>

<file path=customXml/itemProps3.xml><?xml version="1.0" encoding="utf-8"?>
<ds:datastoreItem xmlns:ds="http://schemas.openxmlformats.org/officeDocument/2006/customXml" ds:itemID="{6289F02B-59E9-474D-9418-6514E435DC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137ea7-eb10-4a1c-85d8-c7b5364c8852"/>
    <ds:schemaRef ds:uri="4e055b36-8ac3-47e2-a791-086cdfef2b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55CF7F-4036-4397-8B7B-71956C822473}">
  <ds:schemaRefs>
    <ds:schemaRef ds:uri="http://schemas.microsoft.com/office/2006/metadata/properties"/>
    <ds:schemaRef ds:uri="http://schemas.microsoft.com/office/infopath/2007/PartnerControls"/>
    <ds:schemaRef ds:uri="96137ea7-eb10-4a1c-85d8-c7b5364c8852"/>
  </ds:schemaRefs>
</ds:datastoreItem>
</file>

<file path=customXml/itemProps5.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6.xml><?xml version="1.0" encoding="utf-8"?>
<ds:datastoreItem xmlns:ds="http://schemas.openxmlformats.org/officeDocument/2006/customXml" ds:itemID="{EB7183BB-ED28-4688-B3D0-28C7F2ED4A44}">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677</TotalTime>
  <Pages>21</Pages>
  <Words>1903</Words>
  <Characters>9823</Characters>
  <Application>Microsoft Office Word</Application>
  <DocSecurity>0</DocSecurity>
  <Lines>306</Lines>
  <Paragraphs>205</Paragraphs>
  <ScaleCrop>false</ScaleCrop>
  <HeadingPairs>
    <vt:vector size="2" baseType="variant">
      <vt:variant>
        <vt:lpstr>Title</vt:lpstr>
      </vt:variant>
      <vt:variant>
        <vt:i4>1</vt:i4>
      </vt:variant>
    </vt:vector>
  </HeadingPairs>
  <TitlesOfParts>
    <vt:vector size="1" baseType="lpstr">
      <vt:lpstr>SharePoint Framework (SPFx) Policies &amp; Procedures</vt:lpstr>
    </vt:vector>
  </TitlesOfParts>
  <Manager>[Type Manager Name Here]</Manager>
  <Company>Microsoft</Company>
  <LinksUpToDate>false</LinksUpToDate>
  <CharactersWithSpaces>11521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SharePoint Framework (SPFx) Policies &amp; Procedures</dc:title>
  <dc:subject>App Deployment &amp; Management Policies &amp; Procedures</dc:subject>
  <dc:creator>Steve Hose, Gunjan Datta, Dade Register</dc:creator>
  <cp:keywords/>
  <dc:description/>
  <cp:lastModifiedBy>Dade Register</cp:lastModifiedBy>
  <cp:revision>139</cp:revision>
  <dcterms:created xsi:type="dcterms:W3CDTF">2022-02-09T15:28:00Z</dcterms:created>
  <dcterms:modified xsi:type="dcterms:W3CDTF">2022-02-24T17:56:00Z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[Type Author Email Here]</vt:lpwstr>
  </property>
  <property fmtid="{D5CDD505-2E9C-101B-9397-08002B2CF9AE}" pid="4" name="Author Position">
    <vt:lpwstr>[Type Author Position Here]</vt:lpwstr>
  </property>
  <property fmtid="{D5CDD505-2E9C-101B-9397-08002B2CF9AE}" pid="5" name="Business Scenarios">
    <vt:lpwstr/>
  </property>
  <property fmtid="{D5CDD505-2E9C-101B-9397-08002B2CF9AE}" pid="6" name="Communities">
    <vt:lpwstr/>
  </property>
  <property fmtid="{D5CDD505-2E9C-101B-9397-08002B2CF9AE}" pid="7" name="ContentTypeId">
    <vt:lpwstr>0x010100632EF52BB4C54C408A31BE8137BC2CA6</vt:lpwstr>
  </property>
  <property fmtid="{D5CDD505-2E9C-101B-9397-08002B2CF9AE}" pid="8" name="Contributors">
    <vt:lpwstr>[Type Contributors Here]</vt:lpwstr>
  </property>
  <property fmtid="{D5CDD505-2E9C-101B-9397-08002B2CF9AE}" pid="9" name="Customer">
    <vt:lpwstr>[Type Customer Name Here]</vt:lpwstr>
  </property>
  <property fmtid="{D5CDD505-2E9C-101B-9397-08002B2CF9AE}" pid="10" name="Deliverable Type">
    <vt:lpwstr/>
  </property>
  <property fmtid="{D5CDD505-2E9C-101B-9397-08002B2CF9AE}" pid="11" name="Document Status">
    <vt:lpwstr/>
  </property>
  <property fmtid="{D5CDD505-2E9C-101B-9397-08002B2CF9AE}" pid="12" name="Engagement Phase">
    <vt:lpwstr/>
  </property>
  <property fmtid="{D5CDD505-2E9C-101B-9397-08002B2CF9AE}" pid="13" name="Geography">
    <vt:lpwstr/>
  </property>
  <property fmtid="{D5CDD505-2E9C-101B-9397-08002B2CF9AE}" pid="14" name="Industry">
    <vt:lpwstr/>
  </property>
  <property fmtid="{D5CDD505-2E9C-101B-9397-08002B2CF9AE}" pid="15" name="Offering">
    <vt:lpwstr/>
  </property>
  <property fmtid="{D5CDD505-2E9C-101B-9397-08002B2CF9AE}" pid="16" name="Org">
    <vt:lpwstr>Microsoft</vt:lpwstr>
  </property>
  <property fmtid="{D5CDD505-2E9C-101B-9397-08002B2CF9AE}" pid="17" name="Org Prof Svcs Local">
    <vt:lpwstr>Microsoft Services</vt:lpwstr>
  </property>
  <property fmtid="{D5CDD505-2E9C-101B-9397-08002B2CF9AE}" pid="18" name="Org Prof Svcs Remote">
    <vt:lpwstr>Global Delivery</vt:lpwstr>
  </property>
  <property fmtid="{D5CDD505-2E9C-101B-9397-08002B2CF9AE}" pid="19" name="Org Prof Svcs Support">
    <vt:lpwstr>Microsoft Premier Support</vt:lpwstr>
  </property>
  <property fmtid="{D5CDD505-2E9C-101B-9397-08002B2CF9AE}" pid="20" name="Products">
    <vt:lpwstr/>
  </property>
  <property fmtid="{D5CDD505-2E9C-101B-9397-08002B2CF9AE}" pid="21" name="Service Line">
    <vt:lpwstr/>
  </property>
  <property fmtid="{D5CDD505-2E9C-101B-9397-08002B2CF9AE}" pid="22" name="Solution Name">
    <vt:lpwstr/>
  </property>
  <property fmtid="{D5CDD505-2E9C-101B-9397-08002B2CF9AE}" pid="23" name="Status">
    <vt:lpwstr>             </vt:lpwstr>
  </property>
  <property fmtid="{D5CDD505-2E9C-101B-9397-08002B2CF9AE}" pid="24" name="TemplateVersion">
    <vt:lpwstr>4</vt:lpwstr>
  </property>
  <property fmtid="{D5CDD505-2E9C-101B-9397-08002B2CF9AE}" pid="25" name="Version">
    <vt:lpwstr>5</vt:lpwstr>
  </property>
  <property fmtid="{D5CDD505-2E9C-101B-9397-08002B2CF9AE}" pid="26" name="Confidential">
    <vt:lpwstr>0</vt:lpwstr>
  </property>
  <property fmtid="{D5CDD505-2E9C-101B-9397-08002B2CF9AE}" pid="27" name="Order">
    <vt:r8>100</vt:r8>
  </property>
  <property fmtid="{D5CDD505-2E9C-101B-9397-08002B2CF9AE}" pid="28" name="AuthorPosition">
    <vt:lpwstr>Update [Position] in Document Properties</vt:lpwstr>
  </property>
  <property fmtid="{D5CDD505-2E9C-101B-9397-08002B2CF9AE}" pid="29" name="xd_Signature">
    <vt:bool>false</vt:bool>
  </property>
  <property fmtid="{D5CDD505-2E9C-101B-9397-08002B2CF9AE}" pid="30" name="Size">
    <vt:lpwstr>1mb</vt:lpwstr>
  </property>
  <property fmtid="{D5CDD505-2E9C-101B-9397-08002B2CF9AE}" pid="31" name="xd_ProgID">
    <vt:lpwstr/>
  </property>
  <property fmtid="{D5CDD505-2E9C-101B-9397-08002B2CF9AE}" pid="32" name="PublishedDate">
    <vt:lpwstr>01/01/01</vt:lpwstr>
  </property>
  <property fmtid="{D5CDD505-2E9C-101B-9397-08002B2CF9AE}" pid="33" name="TemplateUrl">
    <vt:lpwstr/>
  </property>
  <property fmtid="{D5CDD505-2E9C-101B-9397-08002B2CF9AE}" pid="34" name="Author0">
    <vt:lpwstr/>
  </property>
  <property fmtid="{D5CDD505-2E9C-101B-9397-08002B2CF9AE}" pid="35" name="DocCategory">
    <vt:lpwstr>  </vt:lpwstr>
  </property>
  <property fmtid="{D5CDD505-2E9C-101B-9397-08002B2CF9AE}" pid="36" name="DocType">
    <vt:lpwstr> </vt:lpwstr>
  </property>
  <property fmtid="{D5CDD505-2E9C-101B-9397-08002B2CF9AE}" pid="37" name="TemplateId">
    <vt:lpwstr>0</vt:lpwstr>
  </property>
  <property fmtid="{D5CDD505-2E9C-101B-9397-08002B2CF9AE}" pid="38" name="Downloads">
    <vt:lpwstr>0</vt:lpwstr>
  </property>
  <property fmtid="{D5CDD505-2E9C-101B-9397-08002B2CF9AE}" pid="39" name="Date completed">
    <vt:lpwstr>12/1/2012</vt:lpwstr>
  </property>
  <property fmtid="{D5CDD505-2E9C-101B-9397-08002B2CF9AE}" pid="40" name="AuthorEmail">
    <vt:lpwstr>Update [author.Email@microsoft.com] in Document Properties</vt:lpwstr>
  </property>
  <property fmtid="{D5CDD505-2E9C-101B-9397-08002B2CF9AE}" pid="41" name="TemplateName">
    <vt:lpwstr>xx</vt:lpwstr>
  </property>
  <property fmtid="{D5CDD505-2E9C-101B-9397-08002B2CF9AE}" pid="42" name="URL">
    <vt:lpwstr>http://sdmplus.ms, </vt:lpwstr>
  </property>
  <property fmtid="{D5CDD505-2E9C-101B-9397-08002B2CF9AE}" pid="43" name="Description0">
    <vt:lpwstr>Template</vt:lpwstr>
  </property>
  <property fmtid="{D5CDD505-2E9C-101B-9397-08002B2CF9AE}" pid="44" name="MSIP_Label_f42aa342-8706-4288-bd11-ebb85995028c_Enabled">
    <vt:lpwstr>True</vt:lpwstr>
  </property>
  <property fmtid="{D5CDD505-2E9C-101B-9397-08002B2CF9AE}" pid="45" name="MSIP_Label_f42aa342-8706-4288-bd11-ebb85995028c_SiteId">
    <vt:lpwstr>72f988bf-86f1-41af-91ab-2d7cd011db47</vt:lpwstr>
  </property>
  <property fmtid="{D5CDD505-2E9C-101B-9397-08002B2CF9AE}" pid="46" name="MSIP_Label_f42aa342-8706-4288-bd11-ebb85995028c_Ref">
    <vt:lpwstr>https://api.informationprotection.azure.com/api/72f988bf-86f1-41af-91ab-2d7cd011db47</vt:lpwstr>
  </property>
  <property fmtid="{D5CDD505-2E9C-101B-9397-08002B2CF9AE}" pid="47" name="MSIP_Label_f42aa342-8706-4288-bd11-ebb85995028c_SetBy">
    <vt:lpwstr>ligo@microsoft.com</vt:lpwstr>
  </property>
  <property fmtid="{D5CDD505-2E9C-101B-9397-08002B2CF9AE}" pid="48" name="MSIP_Label_f42aa342-8706-4288-bd11-ebb85995028c_SetDate">
    <vt:lpwstr>2017-04-04T12:31:12.0588536-04:00</vt:lpwstr>
  </property>
  <property fmtid="{D5CDD505-2E9C-101B-9397-08002B2CF9AE}" pid="49" name="MSIP_Label_f42aa342-8706-4288-bd11-ebb85995028c_Name">
    <vt:lpwstr>General</vt:lpwstr>
  </property>
  <property fmtid="{D5CDD505-2E9C-101B-9397-08002B2CF9AE}" pid="50" name="MSIP_Label_f42aa342-8706-4288-bd11-ebb85995028c_Application">
    <vt:lpwstr>Microsoft Azure Information Protection</vt:lpwstr>
  </property>
  <property fmtid="{D5CDD505-2E9C-101B-9397-08002B2CF9AE}" pid="51" name="MSIP_Label_f42aa342-8706-4288-bd11-ebb85995028c_Extended_MSFT_Method">
    <vt:lpwstr>Automatic</vt:lpwstr>
  </property>
  <property fmtid="{D5CDD505-2E9C-101B-9397-08002B2CF9AE}" pid="52" name="Sensitivity">
    <vt:lpwstr>General</vt:lpwstr>
  </property>
  <property fmtid="{D5CDD505-2E9C-101B-9397-08002B2CF9AE}" pid="53" name="MediaServiceImageTags">
    <vt:lpwstr/>
  </property>
</Properties>
</file>